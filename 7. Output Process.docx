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1577716268"/>
        <w:docPartObj>
          <w:docPartGallery w:val="Cover Pages"/>
          <w:docPartUnique/>
        </w:docPartObj>
      </w:sdtPr>
      <w:sdtEndPr/>
      <w:sdtContent>
        <w:p w:rsidR="004B0EB5" w:rsidRPr="00AF03FF" w:rsidRDefault="004B0EB5">
          <w:pPr>
            <w:rPr>
              <w:rFonts w:eastAsiaTheme="majorEastAsia" w:cstheme="majorBidi"/>
              <w:b/>
              <w:bCs/>
              <w:color w:val="365F91" w:themeColor="accent1" w:themeShade="BF"/>
              <w:sz w:val="32"/>
              <w:szCs w:val="32"/>
            </w:rPr>
          </w:pPr>
          <w:r w:rsidRPr="00AF03FF">
            <w:rPr>
              <w:noProof/>
            </w:rPr>
            <mc:AlternateContent>
              <mc:Choice Requires="wps">
                <w:drawing>
                  <wp:anchor distT="0" distB="0" distL="114300" distR="114300" simplePos="0" relativeHeight="251661312" behindDoc="1" locked="0" layoutInCell="1" allowOverlap="1" wp14:anchorId="47BF5338" wp14:editId="11E86F27">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7558B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O</w:t>
                                </w:r>
                                <w:r w:rsidR="00036111">
                                  <w:rPr>
                                    <w:b/>
                                    <w:color w:val="C00000"/>
                                    <w:sz w:val="72"/>
                                    <w:szCs w:val="72"/>
                                    <w14:shadow w14:blurRad="50800" w14:dist="38100" w14:dir="0" w14:sx="100000" w14:sy="100000" w14:kx="0" w14:ky="0" w14:algn="l">
                                      <w14:srgbClr w14:val="000000">
                                        <w14:alpha w14:val="60000"/>
                                      </w14:srgbClr>
                                    </w14:shadow>
                                  </w:rPr>
                                  <w:t>utput</w:t>
                                </w:r>
                                <w:r w:rsidR="007A101D">
                                  <w:rPr>
                                    <w:b/>
                                    <w:color w:val="C00000"/>
                                    <w:sz w:val="72"/>
                                    <w:szCs w:val="72"/>
                                    <w14:shadow w14:blurRad="50800" w14:dist="38100" w14:dir="0" w14:sx="100000" w14:sy="100000" w14:kx="0" w14:ky="0" w14:algn="l">
                                      <w14:srgbClr w14:val="000000">
                                        <w14:alpha w14:val="60000"/>
                                      </w14:srgbClr>
                                    </w14:shadow>
                                  </w:rPr>
                                  <w:t xml:space="preserve"> </w:t>
                                </w:r>
                                <w:r w:rsidR="00036111">
                                  <w:rPr>
                                    <w:b/>
                                    <w:color w:val="C00000"/>
                                    <w:sz w:val="72"/>
                                    <w:szCs w:val="72"/>
                                    <w14:shadow w14:blurRad="50800" w14:dist="38100" w14:dir="0" w14:sx="100000" w14:sy="100000" w14:kx="0" w14:ky="0" w14:algn="l">
                                      <w14:srgbClr w14:val="000000">
                                        <w14:alpha w14:val="60000"/>
                                      </w14:srgbClr>
                                    </w14:shadow>
                                  </w:rPr>
                                  <w:t>Process</w:t>
                                </w:r>
                                <w:r w:rsidR="00B80002">
                                  <w:rPr>
                                    <w:b/>
                                    <w:color w:val="C00000"/>
                                    <w:sz w:val="72"/>
                                    <w:szCs w:val="72"/>
                                    <w14:shadow w14:blurRad="50800" w14:dist="38100" w14:dir="0" w14:sx="100000" w14:sy="100000" w14:kx="0" w14:ky="0" w14:algn="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7558B4"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O</w:t>
                          </w:r>
                          <w:r w:rsidR="00036111">
                            <w:rPr>
                              <w:b/>
                              <w:color w:val="C00000"/>
                              <w:sz w:val="72"/>
                              <w:szCs w:val="72"/>
                              <w14:shadow w14:blurRad="50800" w14:dist="38100" w14:dir="0" w14:sx="100000" w14:sy="100000" w14:kx="0" w14:ky="0" w14:algn="l">
                                <w14:srgbClr w14:val="000000">
                                  <w14:alpha w14:val="60000"/>
                                </w14:srgbClr>
                              </w14:shadow>
                            </w:rPr>
                            <w:t>utput</w:t>
                          </w:r>
                          <w:r w:rsidR="007A101D">
                            <w:rPr>
                              <w:b/>
                              <w:color w:val="C00000"/>
                              <w:sz w:val="72"/>
                              <w:szCs w:val="72"/>
                              <w14:shadow w14:blurRad="50800" w14:dist="38100" w14:dir="0" w14:sx="100000" w14:sy="100000" w14:kx="0" w14:ky="0" w14:algn="l">
                                <w14:srgbClr w14:val="000000">
                                  <w14:alpha w14:val="60000"/>
                                </w14:srgbClr>
                              </w14:shadow>
                            </w:rPr>
                            <w:t xml:space="preserve"> </w:t>
                          </w:r>
                          <w:r w:rsidR="00036111">
                            <w:rPr>
                              <w:b/>
                              <w:color w:val="C00000"/>
                              <w:sz w:val="72"/>
                              <w:szCs w:val="72"/>
                              <w14:shadow w14:blurRad="50800" w14:dist="38100" w14:dir="0" w14:sx="100000" w14:sy="100000" w14:kx="0" w14:ky="0" w14:algn="l">
                                <w14:srgbClr w14:val="000000">
                                  <w14:alpha w14:val="60000"/>
                                </w14:srgbClr>
                              </w14:shadow>
                            </w:rPr>
                            <w:t>Process</w:t>
                          </w:r>
                          <w:r w:rsidR="00B80002">
                            <w:rPr>
                              <w:b/>
                              <w:color w:val="C00000"/>
                              <w:sz w:val="72"/>
                              <w:szCs w:val="72"/>
                              <w14:shadow w14:blurRad="50800" w14:dist="38100" w14:dir="0" w14:sx="100000" w14:sy="100000" w14:kx="0" w14:ky="0" w14:algn="l">
                                <w14:srgbClr w14:val="000000">
                                  <w14:alpha w14:val="60000"/>
                                </w14:srgbClr>
                              </w14:shadow>
                            </w:rPr>
                            <w:t xml:space="preserve"> </w:t>
                          </w:r>
                        </w:p>
                      </w:txbxContent>
                    </v:textbox>
                    <w10:wrap anchorx="page" anchory="page"/>
                  </v:rect>
                </w:pict>
              </mc:Fallback>
            </mc:AlternateContent>
          </w:r>
          <w:r w:rsidRPr="00AF03FF">
            <w:rPr>
              <w:noProof/>
            </w:rPr>
            <mc:AlternateContent>
              <mc:Choice Requires="wps">
                <w:drawing>
                  <wp:anchor distT="0" distB="0" distL="114300" distR="114300" simplePos="0" relativeHeight="251660288" behindDoc="0" locked="0" layoutInCell="1" allowOverlap="1" wp14:anchorId="1CFCDC8C" wp14:editId="2BA5B53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AF03FF">
            <w:rPr>
              <w:noProof/>
            </w:rPr>
            <mc:AlternateContent>
              <mc:Choice Requires="wps">
                <w:drawing>
                  <wp:anchor distT="0" distB="0" distL="114300" distR="114300" simplePos="0" relativeHeight="251662336" behindDoc="0" locked="0" layoutInCell="1" allowOverlap="1" wp14:anchorId="61DA2F27" wp14:editId="0A4FD126">
                    <wp:simplePos x="0" y="0"/>
                    <wp:positionH relativeFrom="margin">
                      <wp:align>right</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416.8pt;margin-top:0;width:468pt;height:2.85pt;z-index:25166233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AF03FF">
            <w:rPr>
              <w:sz w:val="32"/>
              <w:szCs w:val="32"/>
            </w:rPr>
            <w:br w:type="page"/>
          </w:r>
        </w:p>
      </w:sdtContent>
    </w:sdt>
    <w:p w:rsidR="00F55126" w:rsidRPr="00AF03FF" w:rsidRDefault="00F55126" w:rsidP="00FC5C8B">
      <w:pPr>
        <w:jc w:val="center"/>
        <w:rPr>
          <w:rFonts w:cs="Aparajita"/>
        </w:rPr>
      </w:pPr>
    </w:p>
    <w:p w:rsidR="004B0EB5" w:rsidRPr="00AF03FF" w:rsidRDefault="004B0EB5" w:rsidP="00FC5C8B">
      <w:pPr>
        <w:jc w:val="center"/>
        <w:rPr>
          <w:rFonts w:cs="Aparajita"/>
        </w:rPr>
      </w:pPr>
    </w:p>
    <w:p w:rsidR="00F55126" w:rsidRPr="00AF03F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AF03FF" w:rsidRDefault="00AC133C" w:rsidP="00AC133C">
          <w:pPr>
            <w:pStyle w:val="TOCHeading"/>
            <w:spacing w:line="360" w:lineRule="auto"/>
            <w:rPr>
              <w:rFonts w:asciiTheme="minorHAnsi" w:hAnsiTheme="minorHAnsi"/>
              <w:color w:val="C00000"/>
              <w:sz w:val="48"/>
              <w:szCs w:val="36"/>
            </w:rPr>
          </w:pPr>
          <w:r w:rsidRPr="00AF03FF">
            <w:rPr>
              <w:rFonts w:asciiTheme="minorHAnsi" w:hAnsiTheme="minorHAnsi"/>
              <w:color w:val="C00000"/>
              <w:sz w:val="48"/>
              <w:szCs w:val="36"/>
            </w:rPr>
            <w:t>Table of Contents</w:t>
          </w:r>
        </w:p>
        <w:p w:rsidR="004B0EB5" w:rsidRPr="00AF03FF" w:rsidRDefault="004B0EB5" w:rsidP="004B0EB5">
          <w:pPr>
            <w:rPr>
              <w:lang w:eastAsia="ja-JP"/>
            </w:rPr>
          </w:pPr>
        </w:p>
        <w:p w:rsidR="00D27BB8" w:rsidRDefault="00AC133C">
          <w:pPr>
            <w:pStyle w:val="TOC1"/>
            <w:tabs>
              <w:tab w:val="right" w:leader="dot" w:pos="9350"/>
            </w:tabs>
            <w:rPr>
              <w:rFonts w:eastAsiaTheme="minorEastAsia"/>
              <w:noProof/>
            </w:rPr>
          </w:pPr>
          <w:r w:rsidRPr="00AF03FF">
            <w:rPr>
              <w:sz w:val="36"/>
              <w:szCs w:val="36"/>
            </w:rPr>
            <w:fldChar w:fldCharType="begin"/>
          </w:r>
          <w:r w:rsidRPr="00AF03FF">
            <w:rPr>
              <w:sz w:val="36"/>
              <w:szCs w:val="36"/>
            </w:rPr>
            <w:instrText xml:space="preserve"> TOC \o "1-3" \h \z \u </w:instrText>
          </w:r>
          <w:r w:rsidRPr="00AF03FF">
            <w:rPr>
              <w:sz w:val="36"/>
              <w:szCs w:val="36"/>
            </w:rPr>
            <w:fldChar w:fldCharType="separate"/>
          </w:r>
          <w:hyperlink w:anchor="_Toc508112625" w:history="1">
            <w:r w:rsidR="00D27BB8" w:rsidRPr="001864EC">
              <w:rPr>
                <w:rStyle w:val="Hyperlink"/>
                <w:noProof/>
              </w:rPr>
              <w:t>Output Tab</w:t>
            </w:r>
            <w:r w:rsidR="00D27BB8">
              <w:rPr>
                <w:noProof/>
                <w:webHidden/>
              </w:rPr>
              <w:tab/>
            </w:r>
            <w:r w:rsidR="00D27BB8">
              <w:rPr>
                <w:noProof/>
                <w:webHidden/>
              </w:rPr>
              <w:fldChar w:fldCharType="begin"/>
            </w:r>
            <w:r w:rsidR="00D27BB8">
              <w:rPr>
                <w:noProof/>
                <w:webHidden/>
              </w:rPr>
              <w:instrText xml:space="preserve"> PAGEREF _Toc508112625 \h </w:instrText>
            </w:r>
            <w:r w:rsidR="00D27BB8">
              <w:rPr>
                <w:noProof/>
                <w:webHidden/>
              </w:rPr>
            </w:r>
            <w:r w:rsidR="00D27BB8">
              <w:rPr>
                <w:noProof/>
                <w:webHidden/>
              </w:rPr>
              <w:fldChar w:fldCharType="separate"/>
            </w:r>
            <w:r w:rsidR="00D27BB8">
              <w:rPr>
                <w:noProof/>
                <w:webHidden/>
              </w:rPr>
              <w:t>3</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26" w:history="1">
            <w:r w:rsidR="00D27BB8" w:rsidRPr="001864EC">
              <w:rPr>
                <w:rStyle w:val="Hyperlink"/>
                <w:noProof/>
              </w:rPr>
              <w:t>1.</w:t>
            </w:r>
            <w:r w:rsidR="00D27BB8">
              <w:rPr>
                <w:noProof/>
                <w:lang w:eastAsia="en-US"/>
              </w:rPr>
              <w:tab/>
            </w:r>
            <w:r w:rsidR="00D27BB8" w:rsidRPr="001864EC">
              <w:rPr>
                <w:rStyle w:val="Hyperlink"/>
                <w:noProof/>
              </w:rPr>
              <w:t>Output Setup</w:t>
            </w:r>
            <w:r w:rsidR="00D27BB8">
              <w:rPr>
                <w:noProof/>
                <w:webHidden/>
              </w:rPr>
              <w:tab/>
            </w:r>
            <w:r w:rsidR="00D27BB8">
              <w:rPr>
                <w:noProof/>
                <w:webHidden/>
              </w:rPr>
              <w:fldChar w:fldCharType="begin"/>
            </w:r>
            <w:r w:rsidR="00D27BB8">
              <w:rPr>
                <w:noProof/>
                <w:webHidden/>
              </w:rPr>
              <w:instrText xml:space="preserve"> PAGEREF _Toc508112626 \h </w:instrText>
            </w:r>
            <w:r w:rsidR="00D27BB8">
              <w:rPr>
                <w:noProof/>
                <w:webHidden/>
              </w:rPr>
            </w:r>
            <w:r w:rsidR="00D27BB8">
              <w:rPr>
                <w:noProof/>
                <w:webHidden/>
              </w:rPr>
              <w:fldChar w:fldCharType="separate"/>
            </w:r>
            <w:r w:rsidR="00D27BB8">
              <w:rPr>
                <w:noProof/>
                <w:webHidden/>
              </w:rPr>
              <w:t>4</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27" w:history="1">
            <w:r w:rsidR="00D27BB8" w:rsidRPr="001864EC">
              <w:rPr>
                <w:rStyle w:val="Hyperlink"/>
                <w:noProof/>
              </w:rPr>
              <w:t>1.1</w:t>
            </w:r>
            <w:r w:rsidR="00D27BB8">
              <w:rPr>
                <w:noProof/>
                <w:lang w:eastAsia="en-US"/>
              </w:rPr>
              <w:tab/>
            </w:r>
            <w:r w:rsidR="00D27BB8" w:rsidRPr="001864EC">
              <w:rPr>
                <w:rStyle w:val="Hyperlink"/>
                <w:noProof/>
              </w:rPr>
              <w:t>Process Name</w:t>
            </w:r>
            <w:r w:rsidR="00D27BB8">
              <w:rPr>
                <w:noProof/>
                <w:webHidden/>
              </w:rPr>
              <w:tab/>
            </w:r>
            <w:r w:rsidR="00D27BB8">
              <w:rPr>
                <w:noProof/>
                <w:webHidden/>
              </w:rPr>
              <w:fldChar w:fldCharType="begin"/>
            </w:r>
            <w:r w:rsidR="00D27BB8">
              <w:rPr>
                <w:noProof/>
                <w:webHidden/>
              </w:rPr>
              <w:instrText xml:space="preserve"> PAGEREF _Toc508112627 \h </w:instrText>
            </w:r>
            <w:r w:rsidR="00D27BB8">
              <w:rPr>
                <w:noProof/>
                <w:webHidden/>
              </w:rPr>
            </w:r>
            <w:r w:rsidR="00D27BB8">
              <w:rPr>
                <w:noProof/>
                <w:webHidden/>
              </w:rPr>
              <w:fldChar w:fldCharType="separate"/>
            </w:r>
            <w:r w:rsidR="00D27BB8">
              <w:rPr>
                <w:noProof/>
                <w:webHidden/>
              </w:rPr>
              <w:t>5</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28" w:history="1">
            <w:r w:rsidR="00D27BB8" w:rsidRPr="001864EC">
              <w:rPr>
                <w:rStyle w:val="Hyperlink"/>
                <w:noProof/>
              </w:rPr>
              <w:t>1.2</w:t>
            </w:r>
            <w:r w:rsidR="00D27BB8">
              <w:rPr>
                <w:noProof/>
                <w:lang w:eastAsia="en-US"/>
              </w:rPr>
              <w:tab/>
            </w:r>
            <w:r w:rsidR="00D27BB8" w:rsidRPr="001864EC">
              <w:rPr>
                <w:rStyle w:val="Hyperlink"/>
                <w:noProof/>
              </w:rPr>
              <w:t>Select Output Tables</w:t>
            </w:r>
            <w:r w:rsidR="00D27BB8">
              <w:rPr>
                <w:noProof/>
                <w:webHidden/>
              </w:rPr>
              <w:tab/>
            </w:r>
            <w:r w:rsidR="00D27BB8">
              <w:rPr>
                <w:noProof/>
                <w:webHidden/>
              </w:rPr>
              <w:fldChar w:fldCharType="begin"/>
            </w:r>
            <w:r w:rsidR="00D27BB8">
              <w:rPr>
                <w:noProof/>
                <w:webHidden/>
              </w:rPr>
              <w:instrText xml:space="preserve"> PAGEREF _Toc508112628 \h </w:instrText>
            </w:r>
            <w:r w:rsidR="00D27BB8">
              <w:rPr>
                <w:noProof/>
                <w:webHidden/>
              </w:rPr>
            </w:r>
            <w:r w:rsidR="00D27BB8">
              <w:rPr>
                <w:noProof/>
                <w:webHidden/>
              </w:rPr>
              <w:fldChar w:fldCharType="separate"/>
            </w:r>
            <w:r w:rsidR="00D27BB8">
              <w:rPr>
                <w:noProof/>
                <w:webHidden/>
              </w:rPr>
              <w:t>5</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29" w:history="1">
            <w:r w:rsidR="00D27BB8" w:rsidRPr="001864EC">
              <w:rPr>
                <w:rStyle w:val="Hyperlink"/>
                <w:noProof/>
              </w:rPr>
              <w:t>1.3</w:t>
            </w:r>
            <w:r w:rsidR="00D27BB8">
              <w:rPr>
                <w:noProof/>
                <w:lang w:eastAsia="en-US"/>
              </w:rPr>
              <w:tab/>
            </w:r>
            <w:r w:rsidR="00D27BB8" w:rsidRPr="001864EC">
              <w:rPr>
                <w:rStyle w:val="Hyperlink"/>
                <w:noProof/>
              </w:rPr>
              <w:t>File Layout</w:t>
            </w:r>
            <w:r w:rsidR="00D27BB8">
              <w:rPr>
                <w:noProof/>
                <w:webHidden/>
              </w:rPr>
              <w:tab/>
            </w:r>
            <w:r w:rsidR="00D27BB8">
              <w:rPr>
                <w:noProof/>
                <w:webHidden/>
              </w:rPr>
              <w:fldChar w:fldCharType="begin"/>
            </w:r>
            <w:r w:rsidR="00D27BB8">
              <w:rPr>
                <w:noProof/>
                <w:webHidden/>
              </w:rPr>
              <w:instrText xml:space="preserve"> PAGEREF _Toc508112629 \h </w:instrText>
            </w:r>
            <w:r w:rsidR="00D27BB8">
              <w:rPr>
                <w:noProof/>
                <w:webHidden/>
              </w:rPr>
            </w:r>
            <w:r w:rsidR="00D27BB8">
              <w:rPr>
                <w:noProof/>
                <w:webHidden/>
              </w:rPr>
              <w:fldChar w:fldCharType="separate"/>
            </w:r>
            <w:r w:rsidR="00D27BB8">
              <w:rPr>
                <w:noProof/>
                <w:webHidden/>
              </w:rPr>
              <w:t>5</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0" w:history="1">
            <w:r w:rsidR="00D27BB8" w:rsidRPr="001864EC">
              <w:rPr>
                <w:rStyle w:val="Hyperlink"/>
                <w:noProof/>
              </w:rPr>
              <w:t>1.4</w:t>
            </w:r>
            <w:r w:rsidR="00D27BB8">
              <w:rPr>
                <w:noProof/>
                <w:lang w:eastAsia="en-US"/>
              </w:rPr>
              <w:tab/>
            </w:r>
            <w:r w:rsidR="00D27BB8" w:rsidRPr="001864EC">
              <w:rPr>
                <w:rStyle w:val="Hyperlink"/>
                <w:noProof/>
              </w:rPr>
              <w:t>Name the Output Table</w:t>
            </w:r>
            <w:r w:rsidR="00D27BB8">
              <w:rPr>
                <w:noProof/>
                <w:webHidden/>
              </w:rPr>
              <w:tab/>
            </w:r>
            <w:r w:rsidR="00D27BB8">
              <w:rPr>
                <w:noProof/>
                <w:webHidden/>
              </w:rPr>
              <w:fldChar w:fldCharType="begin"/>
            </w:r>
            <w:r w:rsidR="00D27BB8">
              <w:rPr>
                <w:noProof/>
                <w:webHidden/>
              </w:rPr>
              <w:instrText xml:space="preserve"> PAGEREF _Toc508112630 \h </w:instrText>
            </w:r>
            <w:r w:rsidR="00D27BB8">
              <w:rPr>
                <w:noProof/>
                <w:webHidden/>
              </w:rPr>
            </w:r>
            <w:r w:rsidR="00D27BB8">
              <w:rPr>
                <w:noProof/>
                <w:webHidden/>
              </w:rPr>
              <w:fldChar w:fldCharType="separate"/>
            </w:r>
            <w:r w:rsidR="00D27BB8">
              <w:rPr>
                <w:noProof/>
                <w:webHidden/>
              </w:rPr>
              <w:t>5</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31" w:history="1">
            <w:r w:rsidR="00D27BB8" w:rsidRPr="001864EC">
              <w:rPr>
                <w:rStyle w:val="Hyperlink"/>
                <w:noProof/>
              </w:rPr>
              <w:t>2.</w:t>
            </w:r>
            <w:r w:rsidR="00D27BB8">
              <w:rPr>
                <w:noProof/>
                <w:lang w:eastAsia="en-US"/>
              </w:rPr>
              <w:tab/>
            </w:r>
            <w:r w:rsidR="00D27BB8" w:rsidRPr="001864EC">
              <w:rPr>
                <w:rStyle w:val="Hyperlink"/>
                <w:noProof/>
              </w:rPr>
              <w:t>Record Types</w:t>
            </w:r>
            <w:r w:rsidR="00D27BB8">
              <w:rPr>
                <w:noProof/>
                <w:webHidden/>
              </w:rPr>
              <w:tab/>
            </w:r>
            <w:r w:rsidR="00D27BB8">
              <w:rPr>
                <w:noProof/>
                <w:webHidden/>
              </w:rPr>
              <w:fldChar w:fldCharType="begin"/>
            </w:r>
            <w:r w:rsidR="00D27BB8">
              <w:rPr>
                <w:noProof/>
                <w:webHidden/>
              </w:rPr>
              <w:instrText xml:space="preserve"> PAGEREF _Toc508112631 \h </w:instrText>
            </w:r>
            <w:r w:rsidR="00D27BB8">
              <w:rPr>
                <w:noProof/>
                <w:webHidden/>
              </w:rPr>
            </w:r>
            <w:r w:rsidR="00D27BB8">
              <w:rPr>
                <w:noProof/>
                <w:webHidden/>
              </w:rPr>
              <w:fldChar w:fldCharType="separate"/>
            </w:r>
            <w:r w:rsidR="00D27BB8">
              <w:rPr>
                <w:noProof/>
                <w:webHidden/>
              </w:rPr>
              <w:t>5</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2" w:history="1">
            <w:r w:rsidR="00D27BB8" w:rsidRPr="001864EC">
              <w:rPr>
                <w:rStyle w:val="Hyperlink"/>
                <w:noProof/>
              </w:rPr>
              <w:t>2.1</w:t>
            </w:r>
            <w:r w:rsidR="00D27BB8">
              <w:rPr>
                <w:noProof/>
                <w:lang w:eastAsia="en-US"/>
              </w:rPr>
              <w:tab/>
            </w:r>
            <w:r w:rsidR="00D27BB8" w:rsidRPr="001864EC">
              <w:rPr>
                <w:rStyle w:val="Hyperlink"/>
                <w:noProof/>
              </w:rPr>
              <w:t>Split Records</w:t>
            </w:r>
            <w:r w:rsidR="00D27BB8">
              <w:rPr>
                <w:noProof/>
                <w:webHidden/>
              </w:rPr>
              <w:tab/>
            </w:r>
            <w:r w:rsidR="00D27BB8">
              <w:rPr>
                <w:noProof/>
                <w:webHidden/>
              </w:rPr>
              <w:fldChar w:fldCharType="begin"/>
            </w:r>
            <w:r w:rsidR="00D27BB8">
              <w:rPr>
                <w:noProof/>
                <w:webHidden/>
              </w:rPr>
              <w:instrText xml:space="preserve"> PAGEREF _Toc508112632 \h </w:instrText>
            </w:r>
            <w:r w:rsidR="00D27BB8">
              <w:rPr>
                <w:noProof/>
                <w:webHidden/>
              </w:rPr>
            </w:r>
            <w:r w:rsidR="00D27BB8">
              <w:rPr>
                <w:noProof/>
                <w:webHidden/>
              </w:rPr>
              <w:fldChar w:fldCharType="separate"/>
            </w:r>
            <w:r w:rsidR="00D27BB8">
              <w:rPr>
                <w:noProof/>
                <w:webHidden/>
              </w:rPr>
              <w:t>6</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33" w:history="1">
            <w:r w:rsidR="00D27BB8" w:rsidRPr="001864EC">
              <w:rPr>
                <w:rStyle w:val="Hyperlink"/>
                <w:noProof/>
              </w:rPr>
              <w:t>3.</w:t>
            </w:r>
            <w:r w:rsidR="00D27BB8">
              <w:rPr>
                <w:noProof/>
                <w:lang w:eastAsia="en-US"/>
              </w:rPr>
              <w:tab/>
            </w:r>
            <w:r w:rsidR="00D27BB8" w:rsidRPr="001864EC">
              <w:rPr>
                <w:rStyle w:val="Hyperlink"/>
                <w:noProof/>
              </w:rPr>
              <w:t>Output Alias</w:t>
            </w:r>
            <w:r w:rsidR="00D27BB8">
              <w:rPr>
                <w:noProof/>
                <w:webHidden/>
              </w:rPr>
              <w:tab/>
            </w:r>
            <w:r w:rsidR="00D27BB8">
              <w:rPr>
                <w:noProof/>
                <w:webHidden/>
              </w:rPr>
              <w:fldChar w:fldCharType="begin"/>
            </w:r>
            <w:r w:rsidR="00D27BB8">
              <w:rPr>
                <w:noProof/>
                <w:webHidden/>
              </w:rPr>
              <w:instrText xml:space="preserve"> PAGEREF _Toc508112633 \h </w:instrText>
            </w:r>
            <w:r w:rsidR="00D27BB8">
              <w:rPr>
                <w:noProof/>
                <w:webHidden/>
              </w:rPr>
            </w:r>
            <w:r w:rsidR="00D27BB8">
              <w:rPr>
                <w:noProof/>
                <w:webHidden/>
              </w:rPr>
              <w:fldChar w:fldCharType="separate"/>
            </w:r>
            <w:r w:rsidR="00D27BB8">
              <w:rPr>
                <w:noProof/>
                <w:webHidden/>
              </w:rPr>
              <w:t>6</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34" w:history="1">
            <w:r w:rsidR="00D27BB8" w:rsidRPr="001864EC">
              <w:rPr>
                <w:rStyle w:val="Hyperlink"/>
                <w:noProof/>
              </w:rPr>
              <w:t>4.</w:t>
            </w:r>
            <w:r w:rsidR="00D27BB8">
              <w:rPr>
                <w:noProof/>
                <w:lang w:eastAsia="en-US"/>
              </w:rPr>
              <w:tab/>
            </w:r>
            <w:r w:rsidR="00D27BB8" w:rsidRPr="001864EC">
              <w:rPr>
                <w:rStyle w:val="Hyperlink"/>
                <w:noProof/>
              </w:rPr>
              <w:t>Output Configuration</w:t>
            </w:r>
            <w:r w:rsidR="00D27BB8">
              <w:rPr>
                <w:noProof/>
                <w:webHidden/>
              </w:rPr>
              <w:tab/>
            </w:r>
            <w:r w:rsidR="00D27BB8">
              <w:rPr>
                <w:noProof/>
                <w:webHidden/>
              </w:rPr>
              <w:fldChar w:fldCharType="begin"/>
            </w:r>
            <w:r w:rsidR="00D27BB8">
              <w:rPr>
                <w:noProof/>
                <w:webHidden/>
              </w:rPr>
              <w:instrText xml:space="preserve"> PAGEREF _Toc508112634 \h </w:instrText>
            </w:r>
            <w:r w:rsidR="00D27BB8">
              <w:rPr>
                <w:noProof/>
                <w:webHidden/>
              </w:rPr>
            </w:r>
            <w:r w:rsidR="00D27BB8">
              <w:rPr>
                <w:noProof/>
                <w:webHidden/>
              </w:rPr>
              <w:fldChar w:fldCharType="separate"/>
            </w:r>
            <w:r w:rsidR="00D27BB8">
              <w:rPr>
                <w:noProof/>
                <w:webHidden/>
              </w:rPr>
              <w:t>7</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5" w:history="1">
            <w:r w:rsidR="00D27BB8" w:rsidRPr="001864EC">
              <w:rPr>
                <w:rStyle w:val="Hyperlink"/>
                <w:noProof/>
              </w:rPr>
              <w:t>4.1</w:t>
            </w:r>
            <w:r w:rsidR="00D27BB8">
              <w:rPr>
                <w:noProof/>
                <w:lang w:eastAsia="en-US"/>
              </w:rPr>
              <w:tab/>
            </w:r>
            <w:r w:rsidR="00D27BB8" w:rsidRPr="001864EC">
              <w:rPr>
                <w:rStyle w:val="Hyperlink"/>
                <w:noProof/>
              </w:rPr>
              <w:t>Seeding</w:t>
            </w:r>
            <w:r w:rsidR="00D27BB8">
              <w:rPr>
                <w:noProof/>
                <w:webHidden/>
              </w:rPr>
              <w:tab/>
            </w:r>
            <w:r w:rsidR="00D27BB8">
              <w:rPr>
                <w:noProof/>
                <w:webHidden/>
              </w:rPr>
              <w:fldChar w:fldCharType="begin"/>
            </w:r>
            <w:r w:rsidR="00D27BB8">
              <w:rPr>
                <w:noProof/>
                <w:webHidden/>
              </w:rPr>
              <w:instrText xml:space="preserve"> PAGEREF _Toc508112635 \h </w:instrText>
            </w:r>
            <w:r w:rsidR="00D27BB8">
              <w:rPr>
                <w:noProof/>
                <w:webHidden/>
              </w:rPr>
            </w:r>
            <w:r w:rsidR="00D27BB8">
              <w:rPr>
                <w:noProof/>
                <w:webHidden/>
              </w:rPr>
              <w:fldChar w:fldCharType="separate"/>
            </w:r>
            <w:r w:rsidR="00D27BB8">
              <w:rPr>
                <w:noProof/>
                <w:webHidden/>
              </w:rPr>
              <w:t>7</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6" w:history="1">
            <w:r w:rsidR="00D27BB8" w:rsidRPr="001864EC">
              <w:rPr>
                <w:rStyle w:val="Hyperlink"/>
                <w:noProof/>
              </w:rPr>
              <w:t>4.2</w:t>
            </w:r>
            <w:r w:rsidR="00D27BB8">
              <w:rPr>
                <w:noProof/>
                <w:lang w:eastAsia="en-US"/>
              </w:rPr>
              <w:tab/>
            </w:r>
            <w:r w:rsidR="00D27BB8" w:rsidRPr="001864EC">
              <w:rPr>
                <w:rStyle w:val="Hyperlink"/>
                <w:noProof/>
              </w:rPr>
              <w:t>Define Layout</w:t>
            </w:r>
            <w:r w:rsidR="00D27BB8">
              <w:rPr>
                <w:noProof/>
                <w:webHidden/>
              </w:rPr>
              <w:tab/>
            </w:r>
            <w:r w:rsidR="00D27BB8">
              <w:rPr>
                <w:noProof/>
                <w:webHidden/>
              </w:rPr>
              <w:fldChar w:fldCharType="begin"/>
            </w:r>
            <w:r w:rsidR="00D27BB8">
              <w:rPr>
                <w:noProof/>
                <w:webHidden/>
              </w:rPr>
              <w:instrText xml:space="preserve"> PAGEREF _Toc508112636 \h </w:instrText>
            </w:r>
            <w:r w:rsidR="00D27BB8">
              <w:rPr>
                <w:noProof/>
                <w:webHidden/>
              </w:rPr>
            </w:r>
            <w:r w:rsidR="00D27BB8">
              <w:rPr>
                <w:noProof/>
                <w:webHidden/>
              </w:rPr>
              <w:fldChar w:fldCharType="separate"/>
            </w:r>
            <w:r w:rsidR="00D27BB8">
              <w:rPr>
                <w:noProof/>
                <w:webHidden/>
              </w:rPr>
              <w:t>7</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7" w:history="1">
            <w:r w:rsidR="00D27BB8" w:rsidRPr="001864EC">
              <w:rPr>
                <w:rStyle w:val="Hyperlink"/>
                <w:noProof/>
              </w:rPr>
              <w:t>4.3</w:t>
            </w:r>
            <w:r w:rsidR="00D27BB8">
              <w:rPr>
                <w:noProof/>
                <w:lang w:eastAsia="en-US"/>
              </w:rPr>
              <w:tab/>
            </w:r>
            <w:r w:rsidR="00D27BB8" w:rsidRPr="001864EC">
              <w:rPr>
                <w:rStyle w:val="Hyperlink"/>
                <w:noProof/>
              </w:rPr>
              <w:t>Build the Actual Layout</w:t>
            </w:r>
            <w:r w:rsidR="00D27BB8">
              <w:rPr>
                <w:noProof/>
                <w:webHidden/>
              </w:rPr>
              <w:tab/>
            </w:r>
            <w:r w:rsidR="00D27BB8">
              <w:rPr>
                <w:noProof/>
                <w:webHidden/>
              </w:rPr>
              <w:fldChar w:fldCharType="begin"/>
            </w:r>
            <w:r w:rsidR="00D27BB8">
              <w:rPr>
                <w:noProof/>
                <w:webHidden/>
              </w:rPr>
              <w:instrText xml:space="preserve"> PAGEREF _Toc508112637 \h </w:instrText>
            </w:r>
            <w:r w:rsidR="00D27BB8">
              <w:rPr>
                <w:noProof/>
                <w:webHidden/>
              </w:rPr>
            </w:r>
            <w:r w:rsidR="00D27BB8">
              <w:rPr>
                <w:noProof/>
                <w:webHidden/>
              </w:rPr>
              <w:fldChar w:fldCharType="separate"/>
            </w:r>
            <w:r w:rsidR="00D27BB8">
              <w:rPr>
                <w:noProof/>
                <w:webHidden/>
              </w:rPr>
              <w:t>8</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38" w:history="1">
            <w:r w:rsidR="00D27BB8" w:rsidRPr="001864EC">
              <w:rPr>
                <w:rStyle w:val="Hyperlink"/>
                <w:noProof/>
              </w:rPr>
              <w:t>4.4</w:t>
            </w:r>
            <w:r w:rsidR="00D27BB8">
              <w:rPr>
                <w:noProof/>
                <w:lang w:eastAsia="en-US"/>
              </w:rPr>
              <w:tab/>
            </w:r>
            <w:r w:rsidR="00D27BB8" w:rsidRPr="001864EC">
              <w:rPr>
                <w:rStyle w:val="Hyperlink"/>
                <w:noProof/>
              </w:rPr>
              <w:t>Configure Alias</w:t>
            </w:r>
            <w:r w:rsidR="00D27BB8">
              <w:rPr>
                <w:noProof/>
                <w:webHidden/>
              </w:rPr>
              <w:tab/>
            </w:r>
            <w:r w:rsidR="00D27BB8">
              <w:rPr>
                <w:noProof/>
                <w:webHidden/>
              </w:rPr>
              <w:fldChar w:fldCharType="begin"/>
            </w:r>
            <w:r w:rsidR="00D27BB8">
              <w:rPr>
                <w:noProof/>
                <w:webHidden/>
              </w:rPr>
              <w:instrText xml:space="preserve"> PAGEREF _Toc508112638 \h </w:instrText>
            </w:r>
            <w:r w:rsidR="00D27BB8">
              <w:rPr>
                <w:noProof/>
                <w:webHidden/>
              </w:rPr>
            </w:r>
            <w:r w:rsidR="00D27BB8">
              <w:rPr>
                <w:noProof/>
                <w:webHidden/>
              </w:rPr>
              <w:fldChar w:fldCharType="separate"/>
            </w:r>
            <w:r w:rsidR="00D27BB8">
              <w:rPr>
                <w:noProof/>
                <w:webHidden/>
              </w:rPr>
              <w:t>9</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39" w:history="1">
            <w:r w:rsidR="00D27BB8" w:rsidRPr="001864EC">
              <w:rPr>
                <w:rStyle w:val="Hyperlink"/>
                <w:noProof/>
              </w:rPr>
              <w:t>5.</w:t>
            </w:r>
            <w:r w:rsidR="00D27BB8">
              <w:rPr>
                <w:noProof/>
                <w:lang w:eastAsia="en-US"/>
              </w:rPr>
              <w:tab/>
            </w:r>
            <w:r w:rsidR="00D27BB8" w:rsidRPr="001864EC">
              <w:rPr>
                <w:rStyle w:val="Hyperlink"/>
                <w:noProof/>
              </w:rPr>
              <w:t>Output Move Statement</w:t>
            </w:r>
            <w:r w:rsidR="00D27BB8">
              <w:rPr>
                <w:noProof/>
                <w:webHidden/>
              </w:rPr>
              <w:tab/>
            </w:r>
            <w:r w:rsidR="00D27BB8">
              <w:rPr>
                <w:noProof/>
                <w:webHidden/>
              </w:rPr>
              <w:fldChar w:fldCharType="begin"/>
            </w:r>
            <w:r w:rsidR="00D27BB8">
              <w:rPr>
                <w:noProof/>
                <w:webHidden/>
              </w:rPr>
              <w:instrText xml:space="preserve"> PAGEREF _Toc508112639 \h </w:instrText>
            </w:r>
            <w:r w:rsidR="00D27BB8">
              <w:rPr>
                <w:noProof/>
                <w:webHidden/>
              </w:rPr>
            </w:r>
            <w:r w:rsidR="00D27BB8">
              <w:rPr>
                <w:noProof/>
                <w:webHidden/>
              </w:rPr>
              <w:fldChar w:fldCharType="separate"/>
            </w:r>
            <w:r w:rsidR="00D27BB8">
              <w:rPr>
                <w:noProof/>
                <w:webHidden/>
              </w:rPr>
              <w:t>9</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40" w:history="1">
            <w:r w:rsidR="00D27BB8" w:rsidRPr="001864EC">
              <w:rPr>
                <w:rStyle w:val="Hyperlink"/>
                <w:noProof/>
              </w:rPr>
              <w:t>6.</w:t>
            </w:r>
            <w:r w:rsidR="00D27BB8">
              <w:rPr>
                <w:noProof/>
                <w:lang w:eastAsia="en-US"/>
              </w:rPr>
              <w:tab/>
            </w:r>
            <w:r w:rsidR="00D27BB8" w:rsidRPr="001864EC">
              <w:rPr>
                <w:rStyle w:val="Hyperlink"/>
                <w:noProof/>
              </w:rPr>
              <w:t>Sort Order</w:t>
            </w:r>
            <w:r w:rsidR="00D27BB8">
              <w:rPr>
                <w:noProof/>
                <w:webHidden/>
              </w:rPr>
              <w:tab/>
            </w:r>
            <w:r w:rsidR="00D27BB8">
              <w:rPr>
                <w:noProof/>
                <w:webHidden/>
              </w:rPr>
              <w:fldChar w:fldCharType="begin"/>
            </w:r>
            <w:r w:rsidR="00D27BB8">
              <w:rPr>
                <w:noProof/>
                <w:webHidden/>
              </w:rPr>
              <w:instrText xml:space="preserve"> PAGEREF _Toc508112640 \h </w:instrText>
            </w:r>
            <w:r w:rsidR="00D27BB8">
              <w:rPr>
                <w:noProof/>
                <w:webHidden/>
              </w:rPr>
            </w:r>
            <w:r w:rsidR="00D27BB8">
              <w:rPr>
                <w:noProof/>
                <w:webHidden/>
              </w:rPr>
              <w:fldChar w:fldCharType="separate"/>
            </w:r>
            <w:r w:rsidR="00D27BB8">
              <w:rPr>
                <w:noProof/>
                <w:webHidden/>
              </w:rPr>
              <w:t>12</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41" w:history="1">
            <w:r w:rsidR="00D27BB8" w:rsidRPr="001864EC">
              <w:rPr>
                <w:rStyle w:val="Hyperlink"/>
                <w:noProof/>
              </w:rPr>
              <w:t>7.</w:t>
            </w:r>
            <w:r w:rsidR="00D27BB8">
              <w:rPr>
                <w:noProof/>
                <w:lang w:eastAsia="en-US"/>
              </w:rPr>
              <w:tab/>
            </w:r>
            <w:r w:rsidR="00D27BB8" w:rsidRPr="001864EC">
              <w:rPr>
                <w:rStyle w:val="Hyperlink"/>
                <w:noProof/>
              </w:rPr>
              <w:t>Output File Naming / Output File Splitting</w:t>
            </w:r>
            <w:r w:rsidR="00D27BB8">
              <w:rPr>
                <w:noProof/>
                <w:webHidden/>
              </w:rPr>
              <w:tab/>
            </w:r>
            <w:r w:rsidR="00D27BB8">
              <w:rPr>
                <w:noProof/>
                <w:webHidden/>
              </w:rPr>
              <w:fldChar w:fldCharType="begin"/>
            </w:r>
            <w:r w:rsidR="00D27BB8">
              <w:rPr>
                <w:noProof/>
                <w:webHidden/>
              </w:rPr>
              <w:instrText xml:space="preserve"> PAGEREF _Toc508112641 \h </w:instrText>
            </w:r>
            <w:r w:rsidR="00D27BB8">
              <w:rPr>
                <w:noProof/>
                <w:webHidden/>
              </w:rPr>
            </w:r>
            <w:r w:rsidR="00D27BB8">
              <w:rPr>
                <w:noProof/>
                <w:webHidden/>
              </w:rPr>
              <w:fldChar w:fldCharType="separate"/>
            </w:r>
            <w:r w:rsidR="00D27BB8">
              <w:rPr>
                <w:noProof/>
                <w:webHidden/>
              </w:rPr>
              <w:t>12</w:t>
            </w:r>
            <w:r w:rsidR="00D27BB8">
              <w:rPr>
                <w:noProof/>
                <w:webHidden/>
              </w:rPr>
              <w:fldChar w:fldCharType="end"/>
            </w:r>
          </w:hyperlink>
        </w:p>
        <w:p w:rsidR="00D27BB8" w:rsidRDefault="00522E9A">
          <w:pPr>
            <w:pStyle w:val="TOC3"/>
            <w:tabs>
              <w:tab w:val="right" w:leader="dot" w:pos="9350"/>
            </w:tabs>
            <w:rPr>
              <w:noProof/>
              <w:lang w:eastAsia="en-US"/>
            </w:rPr>
          </w:pPr>
          <w:hyperlink w:anchor="_Toc508112642" w:history="1">
            <w:r w:rsidR="00D27BB8" w:rsidRPr="001864EC">
              <w:rPr>
                <w:rStyle w:val="Hyperlink"/>
                <w:noProof/>
              </w:rPr>
              <w:t>7.1 Split the File?</w:t>
            </w:r>
            <w:r w:rsidR="00D27BB8">
              <w:rPr>
                <w:noProof/>
                <w:webHidden/>
              </w:rPr>
              <w:tab/>
            </w:r>
            <w:r w:rsidR="00D27BB8">
              <w:rPr>
                <w:noProof/>
                <w:webHidden/>
              </w:rPr>
              <w:fldChar w:fldCharType="begin"/>
            </w:r>
            <w:r w:rsidR="00D27BB8">
              <w:rPr>
                <w:noProof/>
                <w:webHidden/>
              </w:rPr>
              <w:instrText xml:space="preserve"> PAGEREF _Toc508112642 \h </w:instrText>
            </w:r>
            <w:r w:rsidR="00D27BB8">
              <w:rPr>
                <w:noProof/>
                <w:webHidden/>
              </w:rPr>
            </w:r>
            <w:r w:rsidR="00D27BB8">
              <w:rPr>
                <w:noProof/>
                <w:webHidden/>
              </w:rPr>
              <w:fldChar w:fldCharType="separate"/>
            </w:r>
            <w:r w:rsidR="00D27BB8">
              <w:rPr>
                <w:noProof/>
                <w:webHidden/>
              </w:rPr>
              <w:t>12</w:t>
            </w:r>
            <w:r w:rsidR="00D27BB8">
              <w:rPr>
                <w:noProof/>
                <w:webHidden/>
              </w:rPr>
              <w:fldChar w:fldCharType="end"/>
            </w:r>
          </w:hyperlink>
        </w:p>
        <w:p w:rsidR="00D27BB8" w:rsidRDefault="00522E9A">
          <w:pPr>
            <w:pStyle w:val="TOC3"/>
            <w:tabs>
              <w:tab w:val="left" w:pos="1100"/>
              <w:tab w:val="right" w:leader="dot" w:pos="9350"/>
            </w:tabs>
            <w:rPr>
              <w:noProof/>
              <w:lang w:eastAsia="en-US"/>
            </w:rPr>
          </w:pPr>
          <w:hyperlink w:anchor="_Toc508112643" w:history="1">
            <w:r w:rsidR="00D27BB8" w:rsidRPr="001864EC">
              <w:rPr>
                <w:rStyle w:val="Hyperlink"/>
                <w:noProof/>
              </w:rPr>
              <w:t>7.2</w:t>
            </w:r>
            <w:r w:rsidR="00D27BB8">
              <w:rPr>
                <w:noProof/>
                <w:lang w:eastAsia="en-US"/>
              </w:rPr>
              <w:tab/>
            </w:r>
            <w:r w:rsidR="00D27BB8" w:rsidRPr="001864EC">
              <w:rPr>
                <w:rStyle w:val="Hyperlink"/>
                <w:noProof/>
              </w:rPr>
              <w:t>Limit Output Count?</w:t>
            </w:r>
            <w:r w:rsidR="00D27BB8">
              <w:rPr>
                <w:noProof/>
                <w:webHidden/>
              </w:rPr>
              <w:tab/>
            </w:r>
            <w:r w:rsidR="00D27BB8">
              <w:rPr>
                <w:noProof/>
                <w:webHidden/>
              </w:rPr>
              <w:fldChar w:fldCharType="begin"/>
            </w:r>
            <w:r w:rsidR="00D27BB8">
              <w:rPr>
                <w:noProof/>
                <w:webHidden/>
              </w:rPr>
              <w:instrText xml:space="preserve"> PAGEREF _Toc508112643 \h </w:instrText>
            </w:r>
            <w:r w:rsidR="00D27BB8">
              <w:rPr>
                <w:noProof/>
                <w:webHidden/>
              </w:rPr>
            </w:r>
            <w:r w:rsidR="00D27BB8">
              <w:rPr>
                <w:noProof/>
                <w:webHidden/>
              </w:rPr>
              <w:fldChar w:fldCharType="separate"/>
            </w:r>
            <w:r w:rsidR="00D27BB8">
              <w:rPr>
                <w:noProof/>
                <w:webHidden/>
              </w:rPr>
              <w:t>13</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44" w:history="1">
            <w:r w:rsidR="00D27BB8" w:rsidRPr="001864EC">
              <w:rPr>
                <w:rStyle w:val="Hyperlink"/>
                <w:noProof/>
              </w:rPr>
              <w:t>8.</w:t>
            </w:r>
            <w:r w:rsidR="00D27BB8">
              <w:rPr>
                <w:noProof/>
                <w:lang w:eastAsia="en-US"/>
              </w:rPr>
              <w:tab/>
            </w:r>
            <w:r w:rsidR="00D27BB8" w:rsidRPr="001864EC">
              <w:rPr>
                <w:rStyle w:val="Hyperlink"/>
                <w:noProof/>
              </w:rPr>
              <w:t>Data Check</w:t>
            </w:r>
            <w:r w:rsidR="00D27BB8">
              <w:rPr>
                <w:noProof/>
                <w:webHidden/>
              </w:rPr>
              <w:tab/>
            </w:r>
            <w:r w:rsidR="00D27BB8">
              <w:rPr>
                <w:noProof/>
                <w:webHidden/>
              </w:rPr>
              <w:fldChar w:fldCharType="begin"/>
            </w:r>
            <w:r w:rsidR="00D27BB8">
              <w:rPr>
                <w:noProof/>
                <w:webHidden/>
              </w:rPr>
              <w:instrText xml:space="preserve"> PAGEREF _Toc508112644 \h </w:instrText>
            </w:r>
            <w:r w:rsidR="00D27BB8">
              <w:rPr>
                <w:noProof/>
                <w:webHidden/>
              </w:rPr>
            </w:r>
            <w:r w:rsidR="00D27BB8">
              <w:rPr>
                <w:noProof/>
                <w:webHidden/>
              </w:rPr>
              <w:fldChar w:fldCharType="separate"/>
            </w:r>
            <w:r w:rsidR="00D27BB8">
              <w:rPr>
                <w:noProof/>
                <w:webHidden/>
              </w:rPr>
              <w:t>14</w:t>
            </w:r>
            <w:r w:rsidR="00D27BB8">
              <w:rPr>
                <w:noProof/>
                <w:webHidden/>
              </w:rPr>
              <w:fldChar w:fldCharType="end"/>
            </w:r>
          </w:hyperlink>
        </w:p>
        <w:p w:rsidR="00D27BB8" w:rsidRDefault="00522E9A">
          <w:pPr>
            <w:pStyle w:val="TOC2"/>
            <w:tabs>
              <w:tab w:val="left" w:pos="660"/>
              <w:tab w:val="right" w:leader="dot" w:pos="9350"/>
            </w:tabs>
            <w:rPr>
              <w:noProof/>
              <w:lang w:eastAsia="en-US"/>
            </w:rPr>
          </w:pPr>
          <w:hyperlink w:anchor="_Toc508112645" w:history="1">
            <w:r w:rsidR="00D27BB8" w:rsidRPr="001864EC">
              <w:rPr>
                <w:rStyle w:val="Hyperlink"/>
                <w:noProof/>
              </w:rPr>
              <w:t>9.</w:t>
            </w:r>
            <w:r w:rsidR="00D27BB8">
              <w:rPr>
                <w:noProof/>
                <w:lang w:eastAsia="en-US"/>
              </w:rPr>
              <w:tab/>
            </w:r>
            <w:r w:rsidR="00D27BB8" w:rsidRPr="001864EC">
              <w:rPr>
                <w:rStyle w:val="Hyperlink"/>
                <w:noProof/>
              </w:rPr>
              <w:t>Summary</w:t>
            </w:r>
            <w:r w:rsidR="00D27BB8">
              <w:rPr>
                <w:noProof/>
                <w:webHidden/>
              </w:rPr>
              <w:tab/>
            </w:r>
            <w:r w:rsidR="00D27BB8">
              <w:rPr>
                <w:noProof/>
                <w:webHidden/>
              </w:rPr>
              <w:fldChar w:fldCharType="begin"/>
            </w:r>
            <w:r w:rsidR="00D27BB8">
              <w:rPr>
                <w:noProof/>
                <w:webHidden/>
              </w:rPr>
              <w:instrText xml:space="preserve"> PAGEREF _Toc508112645 \h </w:instrText>
            </w:r>
            <w:r w:rsidR="00D27BB8">
              <w:rPr>
                <w:noProof/>
                <w:webHidden/>
              </w:rPr>
            </w:r>
            <w:r w:rsidR="00D27BB8">
              <w:rPr>
                <w:noProof/>
                <w:webHidden/>
              </w:rPr>
              <w:fldChar w:fldCharType="separate"/>
            </w:r>
            <w:r w:rsidR="00D27BB8">
              <w:rPr>
                <w:noProof/>
                <w:webHidden/>
              </w:rPr>
              <w:t>14</w:t>
            </w:r>
            <w:r w:rsidR="00D27BB8">
              <w:rPr>
                <w:noProof/>
                <w:webHidden/>
              </w:rPr>
              <w:fldChar w:fldCharType="end"/>
            </w:r>
          </w:hyperlink>
        </w:p>
        <w:p w:rsidR="00AC133C" w:rsidRPr="00AF03FF" w:rsidRDefault="00AC133C">
          <w:r w:rsidRPr="00AF03FF">
            <w:rPr>
              <w:b/>
              <w:bCs/>
              <w:noProof/>
              <w:sz w:val="36"/>
              <w:szCs w:val="36"/>
            </w:rPr>
            <w:fldChar w:fldCharType="end"/>
          </w:r>
        </w:p>
      </w:sdtContent>
    </w:sdt>
    <w:p w:rsidR="009B349B" w:rsidRDefault="009B349B" w:rsidP="00FC5C8B">
      <w:pPr>
        <w:jc w:val="center"/>
        <w:rPr>
          <w:rFonts w:cs="Aparajita"/>
          <w:b/>
          <w:i/>
          <w:sz w:val="48"/>
          <w:szCs w:val="48"/>
        </w:rPr>
      </w:pPr>
    </w:p>
    <w:p w:rsidR="009B349B" w:rsidRPr="00C23D36" w:rsidRDefault="009B349B" w:rsidP="009B349B">
      <w:pPr>
        <w:ind w:left="2880" w:firstLine="720"/>
        <w:rPr>
          <w:rFonts w:eastAsiaTheme="majorEastAsia" w:cstheme="majorBidi"/>
          <w:b/>
          <w:bCs/>
          <w:color w:val="C00000"/>
          <w:sz w:val="48"/>
          <w:szCs w:val="36"/>
          <w:lang w:eastAsia="ja-JP"/>
        </w:rPr>
      </w:pPr>
      <w:r w:rsidRPr="00C23D36">
        <w:rPr>
          <w:rFonts w:eastAsiaTheme="majorEastAsia" w:cstheme="majorBidi"/>
          <w:b/>
          <w:bCs/>
          <w:color w:val="C00000"/>
          <w:sz w:val="48"/>
          <w:szCs w:val="36"/>
          <w:lang w:eastAsia="ja-JP"/>
        </w:rPr>
        <w:lastRenderedPageBreak/>
        <w:t>Revision History</w:t>
      </w:r>
    </w:p>
    <w:tbl>
      <w:tblPr>
        <w:tblW w:w="9506"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620"/>
        <w:gridCol w:w="1653"/>
        <w:gridCol w:w="1779"/>
        <w:gridCol w:w="4454"/>
      </w:tblGrid>
      <w:tr w:rsidR="009B349B" w:rsidRPr="00C23D36" w:rsidTr="006240B2">
        <w:trPr>
          <w:trHeight w:val="363"/>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B349B" w:rsidRPr="00C23D36" w:rsidRDefault="009B349B" w:rsidP="006240B2">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Revision</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B349B" w:rsidRPr="00C23D36" w:rsidRDefault="009B349B" w:rsidP="006240B2">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B349B" w:rsidRPr="00C23D36" w:rsidRDefault="009B349B" w:rsidP="006240B2">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B349B" w:rsidRPr="00C23D36" w:rsidRDefault="009B349B" w:rsidP="006240B2">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Status and Description</w:t>
            </w:r>
          </w:p>
        </w:tc>
      </w:tr>
      <w:tr w:rsidR="009B349B" w:rsidRPr="00C23D36" w:rsidTr="006240B2">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11/01/2017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56581A" w:rsidRDefault="009B349B" w:rsidP="006240B2">
            <w:pPr>
              <w:spacing w:after="0" w:line="240" w:lineRule="auto"/>
              <w:rPr>
                <w:rStyle w:val="Hyperlink"/>
                <w:rFonts w:eastAsiaTheme="minorEastAsia"/>
                <w:noProof/>
                <w:color w:val="000000" w:themeColor="text1"/>
                <w:lang w:eastAsia="ja-JP"/>
              </w:rPr>
            </w:pPr>
            <w:r w:rsidRPr="00E60455">
              <w:rPr>
                <w:rStyle w:val="Hyperlink"/>
                <w:rFonts w:eastAsiaTheme="minorEastAsia"/>
                <w:noProof/>
                <w:color w:val="000000" w:themeColor="text1"/>
                <w:u w:val="none"/>
                <w:lang w:eastAsia="ja-JP"/>
              </w:rPr>
              <w:t>Initial Draft</w:t>
            </w:r>
          </w:p>
        </w:tc>
      </w:tr>
      <w:tr w:rsidR="009B349B" w:rsidRPr="00C23D36" w:rsidTr="006240B2">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Equifax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11/15/2017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56581A" w:rsidRDefault="009B349B" w:rsidP="006240B2">
            <w:pPr>
              <w:spacing w:after="0" w:line="240" w:lineRule="auto"/>
              <w:rPr>
                <w:rStyle w:val="Hyperlink"/>
                <w:rFonts w:eastAsiaTheme="minorEastAsia"/>
                <w:noProof/>
                <w:color w:val="000000" w:themeColor="text1"/>
                <w:lang w:eastAsia="ja-JP"/>
              </w:rPr>
            </w:pPr>
            <w:r w:rsidRPr="00E60455">
              <w:rPr>
                <w:rStyle w:val="Hyperlink"/>
                <w:rFonts w:eastAsiaTheme="minorEastAsia"/>
                <w:noProof/>
                <w:color w:val="000000" w:themeColor="text1"/>
                <w:u w:val="none"/>
                <w:lang w:eastAsia="ja-JP"/>
              </w:rPr>
              <w:t>Review</w:t>
            </w:r>
          </w:p>
        </w:tc>
      </w:tr>
      <w:tr w:rsidR="009B349B" w:rsidRPr="00C23D36" w:rsidTr="006240B2">
        <w:trPr>
          <w:trHeight w:val="41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11/17/2017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349B" w:rsidRPr="00E60455" w:rsidRDefault="009B349B" w:rsidP="006240B2">
            <w:pPr>
              <w:spacing w:after="0" w:line="240" w:lineRule="auto"/>
              <w:rPr>
                <w:rStyle w:val="Hyperlink"/>
                <w:rFonts w:eastAsiaTheme="minorEastAsia"/>
                <w:noProof/>
                <w:color w:val="000000" w:themeColor="text1"/>
                <w:u w:val="none"/>
                <w:lang w:eastAsia="ja-JP"/>
              </w:rPr>
            </w:pPr>
            <w:r w:rsidRPr="00E60455">
              <w:rPr>
                <w:rStyle w:val="Hyperlink"/>
                <w:rFonts w:eastAsiaTheme="minorEastAsia"/>
                <w:noProof/>
                <w:color w:val="000000" w:themeColor="text1"/>
                <w:u w:val="none"/>
                <w:lang w:eastAsia="ja-JP"/>
              </w:rPr>
              <w:t>Review Comments Incorporated</w:t>
            </w:r>
          </w:p>
        </w:tc>
      </w:tr>
    </w:tbl>
    <w:p w:rsidR="009B349B" w:rsidRDefault="009B349B" w:rsidP="009B349B">
      <w:pPr>
        <w:jc w:val="center"/>
        <w:rPr>
          <w:rFonts w:cs="Aparajita"/>
          <w:b/>
          <w:i/>
          <w:sz w:val="48"/>
          <w:szCs w:val="48"/>
        </w:rPr>
      </w:pPr>
    </w:p>
    <w:p w:rsidR="00D27BB8" w:rsidRPr="00972DBF" w:rsidRDefault="00D27BB8" w:rsidP="00D27BB8">
      <w:pPr>
        <w:rPr>
          <w:rFonts w:cs="Aparajita"/>
          <w:b/>
          <w:color w:val="C00000"/>
          <w:sz w:val="48"/>
          <w:szCs w:val="48"/>
        </w:rPr>
      </w:pPr>
      <w:r w:rsidRPr="00972DBF">
        <w:rPr>
          <w:rFonts w:cs="Aparajita"/>
          <w:b/>
          <w:color w:val="C00000"/>
          <w:sz w:val="48"/>
          <w:szCs w:val="48"/>
        </w:rPr>
        <w:t>Updates</w:t>
      </w:r>
    </w:p>
    <w:tbl>
      <w:tblPr>
        <w:tblStyle w:val="TableGrid"/>
        <w:tblW w:w="0" w:type="auto"/>
        <w:tblLook w:val="04A0" w:firstRow="1" w:lastRow="0" w:firstColumn="1" w:lastColumn="0" w:noHBand="0" w:noVBand="1"/>
      </w:tblPr>
      <w:tblGrid>
        <w:gridCol w:w="1371"/>
        <w:gridCol w:w="1809"/>
        <w:gridCol w:w="2306"/>
        <w:gridCol w:w="2182"/>
        <w:gridCol w:w="1890"/>
      </w:tblGrid>
      <w:tr w:rsidR="00D27BB8" w:rsidTr="009B28D0">
        <w:tc>
          <w:tcPr>
            <w:tcW w:w="1371" w:type="dxa"/>
          </w:tcPr>
          <w:p w:rsidR="00D27BB8" w:rsidRPr="00F12233" w:rsidRDefault="00D27BB8" w:rsidP="009B28D0">
            <w:pPr>
              <w:jc w:val="center"/>
              <w:rPr>
                <w:rFonts w:ascii="Times New Roman" w:hAnsi="Times New Roman" w:cs="Times New Roman"/>
                <w:b/>
                <w:color w:val="000000" w:themeColor="text1"/>
                <w:sz w:val="32"/>
                <w:szCs w:val="32"/>
                <w:highlight w:val="lightGray"/>
              </w:rPr>
            </w:pPr>
            <w:r w:rsidRPr="00F12233">
              <w:rPr>
                <w:rFonts w:ascii="Times New Roman" w:hAnsi="Times New Roman" w:cs="Times New Roman"/>
                <w:b/>
                <w:color w:val="000000" w:themeColor="text1"/>
                <w:sz w:val="32"/>
                <w:szCs w:val="32"/>
                <w:highlight w:val="lightGray"/>
              </w:rPr>
              <w:t>Date</w:t>
            </w:r>
          </w:p>
        </w:tc>
        <w:tc>
          <w:tcPr>
            <w:tcW w:w="1809" w:type="dxa"/>
          </w:tcPr>
          <w:p w:rsidR="00D27BB8" w:rsidRPr="00F12233" w:rsidRDefault="00D27BB8" w:rsidP="009B28D0">
            <w:pPr>
              <w:tabs>
                <w:tab w:val="left" w:pos="262"/>
                <w:tab w:val="center" w:pos="796"/>
              </w:tabs>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ab/>
            </w:r>
            <w:r>
              <w:rPr>
                <w:rFonts w:ascii="Times New Roman" w:hAnsi="Times New Roman" w:cs="Times New Roman"/>
                <w:b/>
                <w:color w:val="000000" w:themeColor="text1"/>
                <w:sz w:val="32"/>
                <w:szCs w:val="32"/>
                <w:highlight w:val="lightGray"/>
              </w:rPr>
              <w:tab/>
              <w:t>Story</w:t>
            </w:r>
          </w:p>
        </w:tc>
        <w:tc>
          <w:tcPr>
            <w:tcW w:w="2306" w:type="dxa"/>
          </w:tcPr>
          <w:p w:rsidR="00D27BB8" w:rsidRPr="00F12233" w:rsidRDefault="00D27BB8" w:rsidP="009B28D0">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Requirement</w:t>
            </w:r>
          </w:p>
        </w:tc>
        <w:tc>
          <w:tcPr>
            <w:tcW w:w="2182" w:type="dxa"/>
          </w:tcPr>
          <w:p w:rsidR="00D27BB8" w:rsidRDefault="00D27BB8" w:rsidP="009B28D0">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Section</w:t>
            </w:r>
          </w:p>
        </w:tc>
        <w:tc>
          <w:tcPr>
            <w:tcW w:w="1890" w:type="dxa"/>
          </w:tcPr>
          <w:p w:rsidR="00D27BB8" w:rsidRPr="00F12233" w:rsidRDefault="00D27BB8" w:rsidP="009B28D0">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Modified by</w:t>
            </w:r>
          </w:p>
        </w:tc>
      </w:tr>
      <w:tr w:rsidR="00D27BB8" w:rsidRPr="00F12233" w:rsidTr="009B28D0">
        <w:tc>
          <w:tcPr>
            <w:tcW w:w="1371" w:type="dxa"/>
          </w:tcPr>
          <w:p w:rsidR="00D27BB8" w:rsidRPr="00F12233" w:rsidRDefault="00D27BB8" w:rsidP="009B28D0">
            <w:pPr>
              <w:rPr>
                <w:rFonts w:cs="Aparajita"/>
              </w:rPr>
            </w:pPr>
            <w:r>
              <w:rPr>
                <w:rFonts w:cs="Aparajita"/>
              </w:rPr>
              <w:t>1/03/2018</w:t>
            </w:r>
          </w:p>
        </w:tc>
        <w:tc>
          <w:tcPr>
            <w:tcW w:w="1809" w:type="dxa"/>
          </w:tcPr>
          <w:p w:rsidR="00D27BB8" w:rsidRPr="00F12233" w:rsidRDefault="00D27BB8" w:rsidP="009B28D0">
            <w:pPr>
              <w:rPr>
                <w:rFonts w:cs="Aparajita"/>
              </w:rPr>
            </w:pPr>
            <w:r w:rsidRPr="00D27BB8">
              <w:rPr>
                <w:rFonts w:cs="Aparajita"/>
              </w:rPr>
              <w:t>Sprint58(CF2-289)</w:t>
            </w:r>
          </w:p>
        </w:tc>
        <w:tc>
          <w:tcPr>
            <w:tcW w:w="2306" w:type="dxa"/>
          </w:tcPr>
          <w:p w:rsidR="00D27BB8" w:rsidRPr="00BB565C" w:rsidRDefault="00D27BB8" w:rsidP="009B28D0">
            <w:pPr>
              <w:rPr>
                <w:rFonts w:cs="Aparajita"/>
              </w:rPr>
            </w:pPr>
            <w:r>
              <w:rPr>
                <w:rFonts w:cs="Arial"/>
                <w:color w:val="000000" w:themeColor="text1"/>
                <w:shd w:val="clear" w:color="auto" w:fill="FFFFFF"/>
              </w:rPr>
              <w:t>F</w:t>
            </w:r>
            <w:r w:rsidRPr="00BB565C">
              <w:rPr>
                <w:rFonts w:cs="Arial"/>
                <w:color w:val="000000" w:themeColor="text1"/>
                <w:shd w:val="clear" w:color="auto" w:fill="FFFFFF"/>
              </w:rPr>
              <w:t>ast forward and backward button on Output Record type screen</w:t>
            </w:r>
          </w:p>
        </w:tc>
        <w:tc>
          <w:tcPr>
            <w:tcW w:w="2182" w:type="dxa"/>
          </w:tcPr>
          <w:p w:rsidR="00D27BB8" w:rsidRPr="00F12233" w:rsidRDefault="00522E9A" w:rsidP="009B28D0">
            <w:pPr>
              <w:rPr>
                <w:rFonts w:cs="Aparajita"/>
              </w:rPr>
            </w:pPr>
            <w:hyperlink w:anchor="RightDoubleArrow" w:history="1">
              <w:r w:rsidR="00D27BB8" w:rsidRPr="00D27BB8">
                <w:rPr>
                  <w:rStyle w:val="Hyperlink"/>
                  <w:rFonts w:cs="Aparajita"/>
                </w:rPr>
                <w:t>2. Record Type</w:t>
              </w:r>
            </w:hyperlink>
          </w:p>
        </w:tc>
        <w:tc>
          <w:tcPr>
            <w:tcW w:w="1890" w:type="dxa"/>
          </w:tcPr>
          <w:p w:rsidR="00D27BB8" w:rsidRPr="00F12233" w:rsidRDefault="00D27BB8" w:rsidP="009B28D0">
            <w:pPr>
              <w:rPr>
                <w:rFonts w:cs="Aparajita"/>
              </w:rPr>
            </w:pPr>
            <w:r>
              <w:rPr>
                <w:rFonts w:cs="Aparajita"/>
              </w:rPr>
              <w:t>Varnika Priydarshini</w:t>
            </w:r>
          </w:p>
        </w:tc>
      </w:tr>
      <w:tr w:rsidR="00D27BB8" w:rsidRPr="00F12233" w:rsidTr="009B28D0">
        <w:tc>
          <w:tcPr>
            <w:tcW w:w="1371" w:type="dxa"/>
          </w:tcPr>
          <w:p w:rsidR="00D27BB8" w:rsidRPr="00F12233" w:rsidRDefault="00D27BB8" w:rsidP="009B28D0">
            <w:pPr>
              <w:rPr>
                <w:rFonts w:cs="Aparajita"/>
              </w:rPr>
            </w:pPr>
            <w:r>
              <w:rPr>
                <w:rFonts w:cs="Aparajita"/>
              </w:rPr>
              <w:t>2/03/2018</w:t>
            </w:r>
          </w:p>
        </w:tc>
        <w:tc>
          <w:tcPr>
            <w:tcW w:w="1809" w:type="dxa"/>
          </w:tcPr>
          <w:p w:rsidR="00D27BB8" w:rsidRPr="00F12233" w:rsidRDefault="00D27BB8" w:rsidP="009B28D0">
            <w:pPr>
              <w:rPr>
                <w:rFonts w:cs="Aparajita"/>
              </w:rPr>
            </w:pPr>
            <w:r w:rsidRPr="00D27BB8">
              <w:rPr>
                <w:rFonts w:cs="Aparajita"/>
              </w:rPr>
              <w:t>Sprint58(CF2-2655)</w:t>
            </w:r>
          </w:p>
        </w:tc>
        <w:tc>
          <w:tcPr>
            <w:tcW w:w="2306" w:type="dxa"/>
          </w:tcPr>
          <w:p w:rsidR="00D27BB8" w:rsidRPr="00F12233" w:rsidRDefault="00D27BB8" w:rsidP="009B28D0">
            <w:pPr>
              <w:rPr>
                <w:rFonts w:cs="Aparajita"/>
              </w:rPr>
            </w:pPr>
            <w:r>
              <w:rPr>
                <w:rFonts w:cs="Aparajita"/>
              </w:rPr>
              <w:t xml:space="preserve">Validation functionality </w:t>
            </w:r>
          </w:p>
        </w:tc>
        <w:tc>
          <w:tcPr>
            <w:tcW w:w="2182" w:type="dxa"/>
          </w:tcPr>
          <w:p w:rsidR="00D27BB8" w:rsidRPr="00F12233" w:rsidRDefault="00522E9A" w:rsidP="009B28D0">
            <w:pPr>
              <w:rPr>
                <w:rFonts w:cs="Aparajita"/>
              </w:rPr>
            </w:pPr>
            <w:hyperlink w:anchor="Validation" w:history="1">
              <w:r w:rsidR="00D27BB8" w:rsidRPr="00D27BB8">
                <w:rPr>
                  <w:rStyle w:val="Hyperlink"/>
                  <w:rFonts w:cs="Aparajita"/>
                </w:rPr>
                <w:t>9. Summary</w:t>
              </w:r>
            </w:hyperlink>
          </w:p>
        </w:tc>
        <w:tc>
          <w:tcPr>
            <w:tcW w:w="1890" w:type="dxa"/>
          </w:tcPr>
          <w:p w:rsidR="00D27BB8" w:rsidRPr="00F12233" w:rsidRDefault="00D27BB8" w:rsidP="009B28D0">
            <w:pPr>
              <w:rPr>
                <w:rFonts w:cs="Aparajita"/>
              </w:rPr>
            </w:pPr>
            <w:r>
              <w:rPr>
                <w:rFonts w:cs="Aparajita"/>
              </w:rPr>
              <w:t>Varnika Priydarshini</w:t>
            </w:r>
          </w:p>
        </w:tc>
      </w:tr>
      <w:tr w:rsidR="00D27BB8" w:rsidRPr="00F12233" w:rsidTr="009B28D0">
        <w:tc>
          <w:tcPr>
            <w:tcW w:w="1371" w:type="dxa"/>
          </w:tcPr>
          <w:p w:rsidR="00D27BB8" w:rsidRPr="00F12233" w:rsidRDefault="00EE732B" w:rsidP="009B28D0">
            <w:pPr>
              <w:rPr>
                <w:rFonts w:cs="Aparajita"/>
              </w:rPr>
            </w:pPr>
            <w:r>
              <w:rPr>
                <w:rFonts w:cs="Aparajita"/>
              </w:rPr>
              <w:t>13/03/2018</w:t>
            </w:r>
          </w:p>
        </w:tc>
        <w:tc>
          <w:tcPr>
            <w:tcW w:w="1809" w:type="dxa"/>
          </w:tcPr>
          <w:p w:rsidR="00D27BB8" w:rsidRPr="00F12233" w:rsidRDefault="00EE732B" w:rsidP="009B28D0">
            <w:pPr>
              <w:rPr>
                <w:rFonts w:cs="Aparajita"/>
              </w:rPr>
            </w:pPr>
            <w:r>
              <w:rPr>
                <w:rFonts w:cs="Aparajita"/>
              </w:rPr>
              <w:t>Sprint60(CF2-3286)</w:t>
            </w:r>
          </w:p>
        </w:tc>
        <w:tc>
          <w:tcPr>
            <w:tcW w:w="2306" w:type="dxa"/>
          </w:tcPr>
          <w:p w:rsidR="00D27BB8" w:rsidRPr="00EE732B" w:rsidRDefault="00EE732B" w:rsidP="00EE732B">
            <w:r>
              <w:t>M</w:t>
            </w:r>
            <w:r>
              <w:t>ultiple clicks on toolbar buttons</w:t>
            </w:r>
            <w:r>
              <w:t xml:space="preserve">, </w:t>
            </w:r>
            <w:r>
              <w:t>output layout grid</w:t>
            </w:r>
            <w:r>
              <w:t>.</w:t>
            </w:r>
          </w:p>
        </w:tc>
        <w:tc>
          <w:tcPr>
            <w:tcW w:w="2182" w:type="dxa"/>
          </w:tcPr>
          <w:p w:rsidR="00D27BB8" w:rsidRPr="00F12233" w:rsidRDefault="00D27BB8" w:rsidP="009B28D0">
            <w:pPr>
              <w:rPr>
                <w:rFonts w:cs="Aparajita"/>
              </w:rPr>
            </w:pPr>
          </w:p>
        </w:tc>
        <w:tc>
          <w:tcPr>
            <w:tcW w:w="1890" w:type="dxa"/>
          </w:tcPr>
          <w:p w:rsidR="00D27BB8" w:rsidRPr="00F12233" w:rsidRDefault="00EE732B" w:rsidP="009B28D0">
            <w:pPr>
              <w:rPr>
                <w:rFonts w:cs="Aparajita"/>
              </w:rPr>
            </w:pPr>
            <w:r>
              <w:rPr>
                <w:rFonts w:cs="Aparajita"/>
              </w:rPr>
              <w:t>Varnika Priydarshini</w:t>
            </w:r>
          </w:p>
        </w:tc>
      </w:tr>
      <w:tr w:rsidR="00D27BB8" w:rsidRPr="00F12233" w:rsidTr="009B28D0">
        <w:tc>
          <w:tcPr>
            <w:tcW w:w="1371" w:type="dxa"/>
          </w:tcPr>
          <w:p w:rsidR="00D27BB8" w:rsidRPr="00F12233" w:rsidRDefault="00D27BB8" w:rsidP="009B28D0">
            <w:pPr>
              <w:rPr>
                <w:rFonts w:cs="Aparajita"/>
              </w:rPr>
            </w:pPr>
          </w:p>
        </w:tc>
        <w:tc>
          <w:tcPr>
            <w:tcW w:w="1809" w:type="dxa"/>
          </w:tcPr>
          <w:p w:rsidR="00D27BB8" w:rsidRPr="00F12233" w:rsidRDefault="00D27BB8" w:rsidP="009B28D0">
            <w:pPr>
              <w:rPr>
                <w:rFonts w:cs="Aparajita"/>
              </w:rPr>
            </w:pPr>
          </w:p>
        </w:tc>
        <w:tc>
          <w:tcPr>
            <w:tcW w:w="2306" w:type="dxa"/>
          </w:tcPr>
          <w:p w:rsidR="00D27BB8" w:rsidRPr="00F12233" w:rsidRDefault="00D27BB8" w:rsidP="009B28D0">
            <w:pPr>
              <w:rPr>
                <w:rFonts w:cs="Aparajita"/>
              </w:rPr>
            </w:pPr>
          </w:p>
        </w:tc>
        <w:tc>
          <w:tcPr>
            <w:tcW w:w="2182" w:type="dxa"/>
          </w:tcPr>
          <w:p w:rsidR="00D27BB8" w:rsidRPr="00F12233" w:rsidRDefault="00D27BB8" w:rsidP="009B28D0">
            <w:pPr>
              <w:rPr>
                <w:rFonts w:cs="Aparajita"/>
              </w:rPr>
            </w:pPr>
          </w:p>
        </w:tc>
        <w:tc>
          <w:tcPr>
            <w:tcW w:w="1890" w:type="dxa"/>
          </w:tcPr>
          <w:p w:rsidR="00D27BB8" w:rsidRPr="00F12233" w:rsidRDefault="00D27BB8" w:rsidP="009B28D0">
            <w:pPr>
              <w:rPr>
                <w:rFonts w:cs="Aparajita"/>
              </w:rPr>
            </w:pPr>
          </w:p>
        </w:tc>
      </w:tr>
      <w:tr w:rsidR="00D27BB8" w:rsidRPr="00F12233" w:rsidTr="009B28D0">
        <w:tc>
          <w:tcPr>
            <w:tcW w:w="1371" w:type="dxa"/>
          </w:tcPr>
          <w:p w:rsidR="00D27BB8" w:rsidRPr="00F12233" w:rsidRDefault="00D27BB8" w:rsidP="009B28D0">
            <w:pPr>
              <w:rPr>
                <w:rFonts w:cs="Aparajita"/>
              </w:rPr>
            </w:pPr>
          </w:p>
        </w:tc>
        <w:tc>
          <w:tcPr>
            <w:tcW w:w="1809" w:type="dxa"/>
          </w:tcPr>
          <w:p w:rsidR="00D27BB8" w:rsidRPr="00F12233" w:rsidRDefault="00D27BB8" w:rsidP="009B28D0">
            <w:pPr>
              <w:rPr>
                <w:rFonts w:cs="Aparajita"/>
              </w:rPr>
            </w:pPr>
          </w:p>
        </w:tc>
        <w:tc>
          <w:tcPr>
            <w:tcW w:w="2306" w:type="dxa"/>
          </w:tcPr>
          <w:p w:rsidR="00D27BB8" w:rsidRPr="00F12233" w:rsidRDefault="00D27BB8" w:rsidP="009B28D0">
            <w:pPr>
              <w:rPr>
                <w:rFonts w:cs="Aparajita"/>
              </w:rPr>
            </w:pPr>
          </w:p>
        </w:tc>
        <w:tc>
          <w:tcPr>
            <w:tcW w:w="2182" w:type="dxa"/>
          </w:tcPr>
          <w:p w:rsidR="00D27BB8" w:rsidRPr="00F12233" w:rsidRDefault="00D27BB8" w:rsidP="009B28D0">
            <w:pPr>
              <w:rPr>
                <w:rFonts w:cs="Aparajita"/>
              </w:rPr>
            </w:pPr>
          </w:p>
        </w:tc>
        <w:tc>
          <w:tcPr>
            <w:tcW w:w="1890" w:type="dxa"/>
          </w:tcPr>
          <w:p w:rsidR="00D27BB8" w:rsidRPr="00F12233" w:rsidRDefault="00D27BB8" w:rsidP="009B28D0">
            <w:pPr>
              <w:rPr>
                <w:rFonts w:cs="Aparajita"/>
              </w:rPr>
            </w:pPr>
          </w:p>
        </w:tc>
      </w:tr>
      <w:tr w:rsidR="00D27BB8" w:rsidRPr="00F12233" w:rsidTr="009B28D0">
        <w:tc>
          <w:tcPr>
            <w:tcW w:w="1371" w:type="dxa"/>
          </w:tcPr>
          <w:p w:rsidR="00D27BB8" w:rsidRPr="00F12233" w:rsidRDefault="00D27BB8" w:rsidP="009B28D0">
            <w:pPr>
              <w:rPr>
                <w:rFonts w:cs="Aparajita"/>
              </w:rPr>
            </w:pPr>
          </w:p>
        </w:tc>
        <w:tc>
          <w:tcPr>
            <w:tcW w:w="1809" w:type="dxa"/>
          </w:tcPr>
          <w:p w:rsidR="00D27BB8" w:rsidRPr="00F12233" w:rsidRDefault="00D27BB8" w:rsidP="009B28D0">
            <w:pPr>
              <w:rPr>
                <w:rFonts w:cs="Aparajita"/>
              </w:rPr>
            </w:pPr>
          </w:p>
        </w:tc>
        <w:tc>
          <w:tcPr>
            <w:tcW w:w="2306" w:type="dxa"/>
          </w:tcPr>
          <w:p w:rsidR="00D27BB8" w:rsidRPr="00F12233" w:rsidRDefault="00D27BB8" w:rsidP="009B28D0">
            <w:pPr>
              <w:rPr>
                <w:rFonts w:cs="Aparajita"/>
              </w:rPr>
            </w:pPr>
          </w:p>
        </w:tc>
        <w:tc>
          <w:tcPr>
            <w:tcW w:w="2182" w:type="dxa"/>
          </w:tcPr>
          <w:p w:rsidR="00D27BB8" w:rsidRPr="00F12233" w:rsidRDefault="00D27BB8" w:rsidP="009B28D0">
            <w:pPr>
              <w:rPr>
                <w:rFonts w:cs="Aparajita"/>
              </w:rPr>
            </w:pPr>
          </w:p>
        </w:tc>
        <w:tc>
          <w:tcPr>
            <w:tcW w:w="1890" w:type="dxa"/>
          </w:tcPr>
          <w:p w:rsidR="00D27BB8" w:rsidRPr="00F12233" w:rsidRDefault="00D27BB8" w:rsidP="009B28D0">
            <w:pPr>
              <w:rPr>
                <w:rFonts w:cs="Aparajita"/>
              </w:rPr>
            </w:pPr>
          </w:p>
        </w:tc>
      </w:tr>
    </w:tbl>
    <w:p w:rsidR="009B349B" w:rsidRDefault="009B349B" w:rsidP="009B349B">
      <w:pPr>
        <w:jc w:val="center"/>
        <w:rPr>
          <w:rFonts w:cs="Aparajita"/>
          <w:b/>
          <w:i/>
          <w:sz w:val="48"/>
          <w:szCs w:val="48"/>
        </w:rPr>
      </w:pPr>
    </w:p>
    <w:p w:rsidR="009B349B" w:rsidRDefault="009B349B">
      <w:pPr>
        <w:rPr>
          <w:rFonts w:cs="Aparajita"/>
          <w:b/>
          <w:i/>
          <w:sz w:val="48"/>
          <w:szCs w:val="48"/>
        </w:rPr>
      </w:pPr>
    </w:p>
    <w:p w:rsidR="00FC5C8B" w:rsidRPr="00AF03FF" w:rsidRDefault="00354180" w:rsidP="00FC5C8B">
      <w:pPr>
        <w:jc w:val="center"/>
        <w:rPr>
          <w:rFonts w:cs="Aparajita"/>
          <w:b/>
          <w:i/>
          <w:sz w:val="48"/>
          <w:szCs w:val="48"/>
        </w:rPr>
      </w:pPr>
      <w:r w:rsidRPr="00AF03FF">
        <w:rPr>
          <w:rFonts w:cs="Aparajita"/>
          <w:b/>
          <w:i/>
          <w:sz w:val="48"/>
          <w:szCs w:val="48"/>
        </w:rPr>
        <w:br w:type="page"/>
      </w:r>
    </w:p>
    <w:p w:rsidR="006C2562" w:rsidRDefault="007558B4" w:rsidP="006C2562">
      <w:pPr>
        <w:pStyle w:val="Heading1"/>
        <w:spacing w:line="360" w:lineRule="auto"/>
        <w:jc w:val="both"/>
        <w:rPr>
          <w:rFonts w:asciiTheme="minorHAnsi" w:hAnsiTheme="minorHAnsi"/>
          <w:color w:val="C00000"/>
          <w:sz w:val="32"/>
          <w:szCs w:val="32"/>
        </w:rPr>
      </w:pPr>
      <w:bookmarkStart w:id="0" w:name="_Toc508112625"/>
      <w:r>
        <w:rPr>
          <w:rFonts w:asciiTheme="minorHAnsi" w:hAnsiTheme="minorHAnsi"/>
          <w:color w:val="C00000"/>
          <w:sz w:val="32"/>
          <w:szCs w:val="32"/>
        </w:rPr>
        <w:lastRenderedPageBreak/>
        <w:t>O</w:t>
      </w:r>
      <w:r w:rsidR="00036111">
        <w:rPr>
          <w:rFonts w:asciiTheme="minorHAnsi" w:hAnsiTheme="minorHAnsi"/>
          <w:color w:val="C00000"/>
          <w:sz w:val="32"/>
          <w:szCs w:val="32"/>
        </w:rPr>
        <w:t>utput</w:t>
      </w:r>
      <w:r w:rsidR="006C2562" w:rsidRPr="00AF03FF">
        <w:rPr>
          <w:rFonts w:asciiTheme="minorHAnsi" w:hAnsiTheme="minorHAnsi"/>
          <w:color w:val="C00000"/>
          <w:sz w:val="32"/>
          <w:szCs w:val="32"/>
        </w:rPr>
        <w:t xml:space="preserve"> Tab</w:t>
      </w:r>
      <w:bookmarkEnd w:id="0"/>
    </w:p>
    <w:p w:rsidR="00794056" w:rsidRDefault="00036111" w:rsidP="00B957DA">
      <w:pPr>
        <w:jc w:val="both"/>
      </w:pPr>
      <w:r>
        <w:t xml:space="preserve">This tab is used to create </w:t>
      </w:r>
      <w:r w:rsidR="00CF5F2D">
        <w:t xml:space="preserve">an </w:t>
      </w:r>
      <w:r>
        <w:t xml:space="preserve">output files. That means it is used to create a process to take the data that are in </w:t>
      </w:r>
      <w:r w:rsidR="00ED3A3D">
        <w:t>GreenPlum</w:t>
      </w:r>
      <w:r>
        <w:t xml:space="preserve">, and write it to a file. </w:t>
      </w:r>
    </w:p>
    <w:p w:rsidR="004861FE" w:rsidRDefault="00036111" w:rsidP="00B957DA">
      <w:pPr>
        <w:jc w:val="both"/>
        <w:rPr>
          <w:sz w:val="24"/>
          <w:szCs w:val="24"/>
        </w:rPr>
      </w:pPr>
      <w:r>
        <w:rPr>
          <w:noProof/>
          <w:sz w:val="24"/>
          <w:szCs w:val="24"/>
        </w:rPr>
        <w:drawing>
          <wp:inline distT="0" distB="0" distL="0" distR="0" wp14:anchorId="57F4A5A8" wp14:editId="5F83FE50">
            <wp:extent cx="5943600" cy="42729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Landing pag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72915"/>
                    </a:xfrm>
                    <a:prstGeom prst="rect">
                      <a:avLst/>
                    </a:prstGeom>
                    <a:ln w="3175">
                      <a:solidFill>
                        <a:schemeClr val="tx1"/>
                      </a:solidFill>
                    </a:ln>
                  </pic:spPr>
                </pic:pic>
              </a:graphicData>
            </a:graphic>
          </wp:inline>
        </w:drawing>
      </w:r>
    </w:p>
    <w:p w:rsidR="00036111" w:rsidRPr="00B957DA" w:rsidRDefault="00036111" w:rsidP="00B957DA">
      <w:pPr>
        <w:jc w:val="both"/>
      </w:pPr>
      <w:r w:rsidRPr="00B957DA">
        <w:t xml:space="preserve">Output page </w:t>
      </w:r>
      <w:r w:rsidR="00850982" w:rsidRPr="00B957DA">
        <w:t xml:space="preserve">will lists </w:t>
      </w:r>
      <w:r w:rsidRPr="00B957DA">
        <w:t>all the existing output process</w:t>
      </w:r>
      <w:r w:rsidR="00850982" w:rsidRPr="00B957DA">
        <w:t xml:space="preserve"> including its details.</w:t>
      </w:r>
    </w:p>
    <w:p w:rsidR="00850982" w:rsidRPr="00B957DA" w:rsidRDefault="00850982" w:rsidP="00B957DA">
      <w:pPr>
        <w:pStyle w:val="ListParagraph"/>
        <w:numPr>
          <w:ilvl w:val="0"/>
          <w:numId w:val="21"/>
        </w:numPr>
        <w:jc w:val="both"/>
      </w:pPr>
      <w:r w:rsidRPr="00B957DA">
        <w:rPr>
          <w:b/>
        </w:rPr>
        <w:t>Process</w:t>
      </w:r>
      <w:r w:rsidRPr="00B957DA">
        <w:t xml:space="preserve"> – Displays the name of the output process.</w:t>
      </w:r>
    </w:p>
    <w:p w:rsidR="00850982" w:rsidRPr="00B957DA" w:rsidRDefault="00850982" w:rsidP="00B957DA">
      <w:pPr>
        <w:pStyle w:val="ListParagraph"/>
        <w:numPr>
          <w:ilvl w:val="0"/>
          <w:numId w:val="21"/>
        </w:numPr>
        <w:jc w:val="both"/>
      </w:pPr>
      <w:r w:rsidRPr="00B957DA">
        <w:rPr>
          <w:b/>
        </w:rPr>
        <w:t>Status</w:t>
      </w:r>
      <w:r w:rsidRPr="00B957DA">
        <w:t xml:space="preserve"> – Displays the current status of the process. It can be either Ready, Submitted or               Error.</w:t>
      </w:r>
    </w:p>
    <w:p w:rsidR="00850982" w:rsidRPr="00B957DA" w:rsidRDefault="00850982" w:rsidP="00B957DA">
      <w:pPr>
        <w:pStyle w:val="ListParagraph"/>
        <w:numPr>
          <w:ilvl w:val="0"/>
          <w:numId w:val="21"/>
        </w:numPr>
        <w:jc w:val="both"/>
      </w:pPr>
      <w:r w:rsidRPr="00B957DA">
        <w:rPr>
          <w:b/>
        </w:rPr>
        <w:t>Format</w:t>
      </w:r>
      <w:r w:rsidRPr="00B957DA">
        <w:t xml:space="preserve"> – Displays the format of the output file.</w:t>
      </w:r>
    </w:p>
    <w:p w:rsidR="00850982" w:rsidRPr="00B957DA" w:rsidRDefault="00850982" w:rsidP="00B957DA">
      <w:pPr>
        <w:pStyle w:val="ListParagraph"/>
        <w:numPr>
          <w:ilvl w:val="0"/>
          <w:numId w:val="21"/>
        </w:numPr>
        <w:jc w:val="both"/>
      </w:pPr>
      <w:r w:rsidRPr="00B957DA">
        <w:rPr>
          <w:b/>
        </w:rPr>
        <w:t>Purpose</w:t>
      </w:r>
      <w:r w:rsidRPr="00B957DA">
        <w:t xml:space="preserve"> – Displays the purpose of the output file. </w:t>
      </w:r>
      <w:r w:rsidR="00ED3A3D" w:rsidRPr="00B957DA">
        <w:t>E.g.</w:t>
      </w:r>
      <w:r w:rsidRPr="00B957DA">
        <w:t>: Shipping, Audit.</w:t>
      </w:r>
    </w:p>
    <w:p w:rsidR="00850982" w:rsidRPr="00B957DA" w:rsidRDefault="00850982" w:rsidP="00B957DA">
      <w:pPr>
        <w:pStyle w:val="ListParagraph"/>
        <w:numPr>
          <w:ilvl w:val="0"/>
          <w:numId w:val="21"/>
        </w:numPr>
        <w:jc w:val="both"/>
      </w:pPr>
      <w:r w:rsidRPr="00B957DA">
        <w:rPr>
          <w:b/>
        </w:rPr>
        <w:t>Layout</w:t>
      </w:r>
      <w:r w:rsidRPr="00B957DA">
        <w:t xml:space="preserve"> – Displays the layout which is used to create the output file.</w:t>
      </w:r>
    </w:p>
    <w:p w:rsidR="00850982" w:rsidRPr="00B957DA" w:rsidRDefault="00850982" w:rsidP="00B957DA">
      <w:pPr>
        <w:pStyle w:val="ListParagraph"/>
        <w:numPr>
          <w:ilvl w:val="0"/>
          <w:numId w:val="21"/>
        </w:numPr>
        <w:jc w:val="both"/>
      </w:pPr>
      <w:r w:rsidRPr="00B957DA">
        <w:rPr>
          <w:b/>
        </w:rPr>
        <w:t xml:space="preserve">Date Modified </w:t>
      </w:r>
      <w:r w:rsidRPr="00B957DA">
        <w:t>– Displays the last date that the process was modified.</w:t>
      </w:r>
    </w:p>
    <w:p w:rsidR="00850982" w:rsidRPr="00B957DA" w:rsidRDefault="00850982" w:rsidP="00B957DA">
      <w:pPr>
        <w:pStyle w:val="ListParagraph"/>
        <w:numPr>
          <w:ilvl w:val="0"/>
          <w:numId w:val="21"/>
        </w:numPr>
        <w:jc w:val="both"/>
      </w:pPr>
      <w:r w:rsidRPr="00B957DA">
        <w:rPr>
          <w:b/>
        </w:rPr>
        <w:t>Role</w:t>
      </w:r>
      <w:r w:rsidRPr="00B957DA">
        <w:t xml:space="preserve"> – Displays the role of the user who created the output process.</w:t>
      </w:r>
    </w:p>
    <w:p w:rsidR="00850982" w:rsidRDefault="00850982" w:rsidP="00B957DA">
      <w:pPr>
        <w:jc w:val="both"/>
        <w:rPr>
          <w:sz w:val="24"/>
          <w:szCs w:val="24"/>
        </w:rPr>
      </w:pPr>
      <w:r w:rsidRPr="00B957DA">
        <w:t>We can perform the following operations on an existing output process:</w:t>
      </w:r>
    </w:p>
    <w:p w:rsidR="00850982" w:rsidRPr="00B957DA" w:rsidRDefault="00850982" w:rsidP="00B957DA">
      <w:pPr>
        <w:pStyle w:val="ListParagraph"/>
        <w:numPr>
          <w:ilvl w:val="0"/>
          <w:numId w:val="21"/>
        </w:numPr>
        <w:jc w:val="both"/>
      </w:pPr>
      <w:r w:rsidRPr="00B957DA">
        <w:rPr>
          <w:b/>
        </w:rPr>
        <w:t>Edit</w:t>
      </w:r>
      <w:r w:rsidRPr="00B957DA">
        <w:t xml:space="preserve"> – Possible only if the process is in error or ready status. Once the process is submitted we cannot edit that process.</w:t>
      </w:r>
    </w:p>
    <w:p w:rsidR="00850982" w:rsidRPr="00B957DA" w:rsidRDefault="00850982" w:rsidP="00B957DA">
      <w:pPr>
        <w:pStyle w:val="ListParagraph"/>
        <w:numPr>
          <w:ilvl w:val="0"/>
          <w:numId w:val="21"/>
        </w:numPr>
        <w:jc w:val="both"/>
        <w:rPr>
          <w:b/>
        </w:rPr>
      </w:pPr>
      <w:r w:rsidRPr="00B957DA">
        <w:rPr>
          <w:b/>
        </w:rPr>
        <w:lastRenderedPageBreak/>
        <w:t>Duplicate</w:t>
      </w:r>
    </w:p>
    <w:p w:rsidR="00850982" w:rsidRPr="00B957DA" w:rsidRDefault="00850982" w:rsidP="00B957DA">
      <w:pPr>
        <w:pStyle w:val="ListParagraph"/>
        <w:numPr>
          <w:ilvl w:val="0"/>
          <w:numId w:val="21"/>
        </w:numPr>
        <w:jc w:val="both"/>
        <w:rPr>
          <w:b/>
        </w:rPr>
      </w:pPr>
      <w:r w:rsidRPr="00B957DA">
        <w:rPr>
          <w:b/>
        </w:rPr>
        <w:t>View Summary</w:t>
      </w:r>
    </w:p>
    <w:p w:rsidR="00850982" w:rsidRDefault="00DC6291" w:rsidP="00B957DA">
      <w:pPr>
        <w:jc w:val="both"/>
        <w:rPr>
          <w:sz w:val="24"/>
          <w:szCs w:val="24"/>
        </w:rPr>
      </w:pPr>
      <w:r w:rsidRPr="00B957DA">
        <w:t>We can create a new output process by clicking on the Output New File button. This will take the user to the Output Setup Page.</w:t>
      </w:r>
    </w:p>
    <w:p w:rsidR="00DC6291" w:rsidRPr="00DC6291" w:rsidRDefault="00DC6291" w:rsidP="00DC6291">
      <w:pPr>
        <w:rPr>
          <w:sz w:val="24"/>
          <w:szCs w:val="24"/>
        </w:rPr>
      </w:pPr>
      <w:bookmarkStart w:id="1" w:name="_GoBack"/>
      <w:bookmarkEnd w:id="1"/>
    </w:p>
    <w:p w:rsidR="00D85BAD" w:rsidRPr="00AF03FF" w:rsidRDefault="00DC6291" w:rsidP="00D85BAD">
      <w:pPr>
        <w:pStyle w:val="Heading2"/>
        <w:numPr>
          <w:ilvl w:val="0"/>
          <w:numId w:val="22"/>
        </w:numPr>
        <w:spacing w:line="360" w:lineRule="auto"/>
        <w:ind w:left="360"/>
        <w:jc w:val="both"/>
        <w:rPr>
          <w:rFonts w:asciiTheme="minorHAnsi" w:hAnsiTheme="minorHAnsi"/>
          <w:color w:val="C00000"/>
        </w:rPr>
      </w:pPr>
      <w:bookmarkStart w:id="2" w:name="_Toc508112626"/>
      <w:r>
        <w:rPr>
          <w:rFonts w:asciiTheme="minorHAnsi" w:hAnsiTheme="minorHAnsi"/>
          <w:color w:val="C00000"/>
        </w:rPr>
        <w:t>Output Setup</w:t>
      </w:r>
      <w:bookmarkEnd w:id="2"/>
      <w:r w:rsidR="00D85BAD">
        <w:rPr>
          <w:rFonts w:asciiTheme="minorHAnsi" w:hAnsiTheme="minorHAnsi"/>
          <w:color w:val="C00000"/>
        </w:rPr>
        <w:t xml:space="preserve"> </w:t>
      </w:r>
    </w:p>
    <w:p w:rsidR="00EC584F" w:rsidRDefault="00DC6291" w:rsidP="00DC6291">
      <w:r>
        <w:rPr>
          <w:noProof/>
        </w:rPr>
        <w:drawing>
          <wp:inline distT="0" distB="0" distL="0" distR="0" wp14:anchorId="65C02C8F" wp14:editId="187A6090">
            <wp:extent cx="5943600" cy="56000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Setu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00065"/>
                    </a:xfrm>
                    <a:prstGeom prst="rect">
                      <a:avLst/>
                    </a:prstGeom>
                    <a:ln>
                      <a:solidFill>
                        <a:schemeClr val="tx1"/>
                      </a:solidFill>
                    </a:ln>
                  </pic:spPr>
                </pic:pic>
              </a:graphicData>
            </a:graphic>
          </wp:inline>
        </w:drawing>
      </w:r>
    </w:p>
    <w:p w:rsidR="00EC584F" w:rsidRDefault="00EC584F" w:rsidP="00EC584F">
      <w:pPr>
        <w:pStyle w:val="ListParagraph"/>
      </w:pPr>
    </w:p>
    <w:p w:rsidR="00EC584F" w:rsidRDefault="00DC6291" w:rsidP="00B957DA">
      <w:pPr>
        <w:jc w:val="both"/>
      </w:pPr>
      <w:r>
        <w:t>Here the user needs to enter the following information.</w:t>
      </w:r>
    </w:p>
    <w:p w:rsidR="00D85BAD" w:rsidRPr="00057A8D" w:rsidRDefault="0086192F" w:rsidP="0086192F">
      <w:pPr>
        <w:pStyle w:val="Heading3"/>
        <w:rPr>
          <w:color w:val="C00000"/>
        </w:rPr>
      </w:pPr>
      <w:bookmarkStart w:id="3" w:name="_Toc508112627"/>
      <w:r w:rsidRPr="00057A8D">
        <w:rPr>
          <w:color w:val="C00000"/>
        </w:rPr>
        <w:lastRenderedPageBreak/>
        <w:t>1.1</w:t>
      </w:r>
      <w:r w:rsidRPr="00057A8D">
        <w:rPr>
          <w:color w:val="C00000"/>
        </w:rPr>
        <w:tab/>
      </w:r>
      <w:r w:rsidR="00DC6291" w:rsidRPr="00057A8D">
        <w:rPr>
          <w:color w:val="C00000"/>
        </w:rPr>
        <w:t>Process Name</w:t>
      </w:r>
      <w:bookmarkEnd w:id="3"/>
    </w:p>
    <w:p w:rsidR="00D85BAD" w:rsidRPr="00B957DA" w:rsidRDefault="00DC6291" w:rsidP="00B957DA">
      <w:pPr>
        <w:jc w:val="both"/>
      </w:pPr>
      <w:r w:rsidRPr="00B957DA">
        <w:t xml:space="preserve">This will allow the user to give a name for the output process. The Process name is divided into </w:t>
      </w:r>
      <w:r w:rsidR="00C471FB" w:rsidRPr="00B957DA">
        <w:t>two</w:t>
      </w:r>
      <w:r w:rsidRPr="00B957DA">
        <w:t xml:space="preserve"> parts. The first part of the process name is assigned by the system and the second part is entered by the user. </w:t>
      </w:r>
      <w:r w:rsidR="00C471FB" w:rsidRPr="00B957DA">
        <w:t>This is mechanism is used to avoid the naming conflicts.</w:t>
      </w:r>
    </w:p>
    <w:p w:rsidR="00C471FB" w:rsidRPr="00057A8D" w:rsidRDefault="0086192F" w:rsidP="0086192F">
      <w:pPr>
        <w:pStyle w:val="Heading3"/>
        <w:rPr>
          <w:color w:val="C00000"/>
        </w:rPr>
      </w:pPr>
      <w:bookmarkStart w:id="4" w:name="_Toc508112628"/>
      <w:r w:rsidRPr="00057A8D">
        <w:rPr>
          <w:color w:val="C00000"/>
        </w:rPr>
        <w:t>1.2</w:t>
      </w:r>
      <w:r w:rsidRPr="00057A8D">
        <w:rPr>
          <w:color w:val="C00000"/>
        </w:rPr>
        <w:tab/>
      </w:r>
      <w:r w:rsidR="00C471FB" w:rsidRPr="00057A8D">
        <w:rPr>
          <w:color w:val="C00000"/>
        </w:rPr>
        <w:t>Select Output Tables</w:t>
      </w:r>
      <w:bookmarkEnd w:id="4"/>
    </w:p>
    <w:p w:rsidR="00350112" w:rsidRPr="00B957DA" w:rsidRDefault="00C471FB" w:rsidP="00B957DA">
      <w:pPr>
        <w:jc w:val="both"/>
      </w:pPr>
      <w:r w:rsidRPr="00B957DA">
        <w:t xml:space="preserve">Here the user needs to select the input process for the Output Process. This can be any of the existing process. </w:t>
      </w:r>
    </w:p>
    <w:p w:rsidR="00C471FB" w:rsidRPr="00B957DA" w:rsidRDefault="00C471FB" w:rsidP="00B957DA">
      <w:pPr>
        <w:jc w:val="both"/>
      </w:pPr>
      <w:r w:rsidRPr="00B957DA">
        <w:rPr>
          <w:b/>
        </w:rPr>
        <w:t xml:space="preserve">Groups: </w:t>
      </w:r>
      <w:r w:rsidRPr="00B957DA">
        <w:t>This option will be enabled only for some certain type of inputs</w:t>
      </w:r>
      <w:r w:rsidR="00057A8D">
        <w:t>. It contains following options.</w:t>
      </w:r>
    </w:p>
    <w:p w:rsidR="00C471FB" w:rsidRPr="00B957DA" w:rsidRDefault="00C471FB" w:rsidP="00B957DA">
      <w:pPr>
        <w:pStyle w:val="ListParagraph"/>
        <w:numPr>
          <w:ilvl w:val="0"/>
          <w:numId w:val="21"/>
        </w:numPr>
        <w:jc w:val="both"/>
        <w:rPr>
          <w:b/>
        </w:rPr>
      </w:pPr>
      <w:r w:rsidRPr="00B957DA">
        <w:rPr>
          <w:b/>
        </w:rPr>
        <w:t>All Records</w:t>
      </w:r>
      <w:r w:rsidR="00E94E7E" w:rsidRPr="00B957DA">
        <w:rPr>
          <w:b/>
        </w:rPr>
        <w:t xml:space="preserve"> </w:t>
      </w:r>
      <w:r w:rsidR="00E94E7E" w:rsidRPr="00B957DA">
        <w:t>– Includes all the records</w:t>
      </w:r>
    </w:p>
    <w:p w:rsidR="00C471FB" w:rsidRPr="00B957DA" w:rsidRDefault="00C471FB" w:rsidP="00B957DA">
      <w:pPr>
        <w:pStyle w:val="ListParagraph"/>
        <w:numPr>
          <w:ilvl w:val="0"/>
          <w:numId w:val="21"/>
        </w:numPr>
        <w:jc w:val="both"/>
      </w:pPr>
      <w:r w:rsidRPr="00B957DA">
        <w:rPr>
          <w:b/>
        </w:rPr>
        <w:t>Accepts</w:t>
      </w:r>
      <w:r w:rsidRPr="00B957DA">
        <w:t xml:space="preserve"> – This includes all the records which meet the acceptance criteria. That means all the processed records.</w:t>
      </w:r>
    </w:p>
    <w:p w:rsidR="00C471FB" w:rsidRPr="00B957DA" w:rsidRDefault="00C471FB" w:rsidP="00B957DA">
      <w:pPr>
        <w:pStyle w:val="ListParagraph"/>
        <w:numPr>
          <w:ilvl w:val="0"/>
          <w:numId w:val="21"/>
        </w:numPr>
        <w:jc w:val="both"/>
      </w:pPr>
      <w:r w:rsidRPr="00B957DA">
        <w:rPr>
          <w:b/>
        </w:rPr>
        <w:t>Bypassed</w:t>
      </w:r>
      <w:r w:rsidRPr="00B957DA">
        <w:t xml:space="preserve"> – This includes all the records that are not processed.</w:t>
      </w:r>
    </w:p>
    <w:p w:rsidR="00C471FB" w:rsidRPr="00B957DA" w:rsidRDefault="00C471FB" w:rsidP="00B957DA">
      <w:pPr>
        <w:pStyle w:val="ListParagraph"/>
        <w:numPr>
          <w:ilvl w:val="0"/>
          <w:numId w:val="21"/>
        </w:numPr>
        <w:jc w:val="both"/>
      </w:pPr>
      <w:r w:rsidRPr="00B957DA">
        <w:rPr>
          <w:b/>
        </w:rPr>
        <w:t>Surplus</w:t>
      </w:r>
      <w:r w:rsidRPr="00B957DA">
        <w:t xml:space="preserve"> – This includes all the records that are not accepted.</w:t>
      </w:r>
    </w:p>
    <w:p w:rsidR="00C471FB" w:rsidRDefault="00C471FB" w:rsidP="00B957DA">
      <w:pPr>
        <w:jc w:val="both"/>
        <w:rPr>
          <w:sz w:val="24"/>
          <w:szCs w:val="24"/>
        </w:rPr>
      </w:pPr>
      <w:r w:rsidRPr="00B957DA">
        <w:t xml:space="preserve">If we have </w:t>
      </w:r>
      <w:r w:rsidR="00E94E7E" w:rsidRPr="00B957DA">
        <w:t xml:space="preserve">a total of </w:t>
      </w:r>
      <w:r w:rsidRPr="00B957DA">
        <w:t>10000 records and we processe</w:t>
      </w:r>
      <w:r w:rsidR="00E94E7E" w:rsidRPr="00B957DA">
        <w:t>d 3000 records from it</w:t>
      </w:r>
      <w:r w:rsidRPr="00B957DA">
        <w:t>. The</w:t>
      </w:r>
      <w:r w:rsidR="00E94E7E" w:rsidRPr="00B957DA">
        <w:t>n the</w:t>
      </w:r>
      <w:r w:rsidRPr="00B957DA">
        <w:t xml:space="preserve"> non-processed</w:t>
      </w:r>
      <w:r w:rsidR="00E94E7E" w:rsidRPr="00B957DA">
        <w:t xml:space="preserve"> 7</w:t>
      </w:r>
      <w:r w:rsidRPr="00B957DA">
        <w:t xml:space="preserve">000 records </w:t>
      </w:r>
      <w:r w:rsidR="00E94E7E" w:rsidRPr="00B957DA">
        <w:t>form</w:t>
      </w:r>
      <w:r w:rsidRPr="00B957DA">
        <w:t xml:space="preserve"> the </w:t>
      </w:r>
      <w:r w:rsidR="00E94E7E" w:rsidRPr="00B957DA">
        <w:rPr>
          <w:b/>
        </w:rPr>
        <w:t>Bypassed</w:t>
      </w:r>
      <w:r w:rsidR="00E94E7E" w:rsidRPr="00B957DA">
        <w:t xml:space="preserve"> record set. If we need only 1000 records from the processed 3000 records then these 1000 records forms the </w:t>
      </w:r>
      <w:r w:rsidR="00E94E7E" w:rsidRPr="00B957DA">
        <w:rPr>
          <w:b/>
        </w:rPr>
        <w:t>Accepts</w:t>
      </w:r>
      <w:r w:rsidR="00E94E7E" w:rsidRPr="00B957DA">
        <w:t xml:space="preserve"> Record set remaining record are treated as </w:t>
      </w:r>
      <w:r w:rsidR="00E94E7E" w:rsidRPr="00B957DA">
        <w:rPr>
          <w:b/>
        </w:rPr>
        <w:t>Surplus</w:t>
      </w:r>
      <w:r w:rsidR="00E94E7E" w:rsidRPr="00B957DA">
        <w:t xml:space="preserve"> records.</w:t>
      </w:r>
    </w:p>
    <w:p w:rsidR="00E94E7E" w:rsidRPr="00057A8D" w:rsidRDefault="0086192F" w:rsidP="0086192F">
      <w:pPr>
        <w:pStyle w:val="Heading3"/>
        <w:rPr>
          <w:color w:val="C00000"/>
          <w:sz w:val="24"/>
          <w:szCs w:val="24"/>
        </w:rPr>
      </w:pPr>
      <w:bookmarkStart w:id="5" w:name="_Toc508112629"/>
      <w:r w:rsidRPr="00057A8D">
        <w:rPr>
          <w:color w:val="C00000"/>
        </w:rPr>
        <w:t>1.3</w:t>
      </w:r>
      <w:r w:rsidRPr="00057A8D">
        <w:rPr>
          <w:color w:val="C00000"/>
        </w:rPr>
        <w:tab/>
      </w:r>
      <w:r w:rsidR="00E94E7E" w:rsidRPr="00057A8D">
        <w:rPr>
          <w:color w:val="C00000"/>
        </w:rPr>
        <w:t>File Layout</w:t>
      </w:r>
      <w:bookmarkEnd w:id="5"/>
    </w:p>
    <w:p w:rsidR="00E818FA" w:rsidRPr="00B957DA" w:rsidRDefault="00E94E7E" w:rsidP="00B957DA">
      <w:pPr>
        <w:jc w:val="both"/>
      </w:pPr>
      <w:r w:rsidRPr="00B957DA">
        <w:t>This section defines how the Output File will be formatted. This allows the user to select a layout for the output file. Different options are:</w:t>
      </w:r>
    </w:p>
    <w:p w:rsidR="00C401A9" w:rsidRPr="00B957DA" w:rsidRDefault="00E94E7E" w:rsidP="00B957DA">
      <w:pPr>
        <w:pStyle w:val="ListParagraph"/>
        <w:numPr>
          <w:ilvl w:val="0"/>
          <w:numId w:val="21"/>
        </w:numPr>
        <w:jc w:val="both"/>
      </w:pPr>
      <w:r w:rsidRPr="00B957DA">
        <w:rPr>
          <w:b/>
        </w:rPr>
        <w:t>Create New Layout</w:t>
      </w:r>
      <w:r w:rsidR="00C401A9" w:rsidRPr="00B957DA">
        <w:t xml:space="preserve"> – This will allow the user to create a new layout for the output file. Here the user needs to specify the purpose of the file. This can be either Shipping, Audit, Internal Use, Data Append, Apply Capping or Other.</w:t>
      </w:r>
      <w:r w:rsidR="001E05FE" w:rsidRPr="00B957DA">
        <w:t xml:space="preserve"> Commonly used options are Shipping and Apply Capping.</w:t>
      </w:r>
    </w:p>
    <w:p w:rsidR="00C401A9" w:rsidRPr="00B957DA" w:rsidRDefault="00C401A9" w:rsidP="00B957DA">
      <w:pPr>
        <w:pStyle w:val="ListParagraph"/>
        <w:jc w:val="both"/>
      </w:pPr>
    </w:p>
    <w:p w:rsidR="00E94E7E" w:rsidRDefault="00E94E7E" w:rsidP="00B957DA">
      <w:pPr>
        <w:pStyle w:val="ListParagraph"/>
        <w:numPr>
          <w:ilvl w:val="0"/>
          <w:numId w:val="21"/>
        </w:numPr>
        <w:jc w:val="both"/>
        <w:rPr>
          <w:sz w:val="24"/>
          <w:szCs w:val="24"/>
        </w:rPr>
      </w:pPr>
      <w:r w:rsidRPr="00B957DA">
        <w:rPr>
          <w:b/>
        </w:rPr>
        <w:t>Existing Layout</w:t>
      </w:r>
      <w:r w:rsidR="001E05FE" w:rsidRPr="00B957DA">
        <w:t xml:space="preserve"> – This will enables the user to select an existing layout for output creation. Layout search will allow the user to select the layouts from other projects.</w:t>
      </w:r>
    </w:p>
    <w:p w:rsidR="001E05FE" w:rsidRDefault="001E05FE" w:rsidP="00B957DA">
      <w:pPr>
        <w:pStyle w:val="ListParagraph"/>
        <w:jc w:val="both"/>
        <w:rPr>
          <w:sz w:val="24"/>
          <w:szCs w:val="24"/>
        </w:rPr>
      </w:pPr>
    </w:p>
    <w:p w:rsidR="001E05FE" w:rsidRPr="00057A8D" w:rsidRDefault="0086192F" w:rsidP="0086192F">
      <w:pPr>
        <w:pStyle w:val="Heading3"/>
        <w:rPr>
          <w:color w:val="C00000"/>
        </w:rPr>
      </w:pPr>
      <w:bookmarkStart w:id="6" w:name="_Toc508112630"/>
      <w:r w:rsidRPr="00057A8D">
        <w:rPr>
          <w:color w:val="C00000"/>
        </w:rPr>
        <w:t>1.4</w:t>
      </w:r>
      <w:r w:rsidRPr="00057A8D">
        <w:rPr>
          <w:color w:val="C00000"/>
        </w:rPr>
        <w:tab/>
      </w:r>
      <w:r w:rsidR="001E05FE" w:rsidRPr="00057A8D">
        <w:rPr>
          <w:color w:val="C00000"/>
        </w:rPr>
        <w:t>Name the Output Table</w:t>
      </w:r>
      <w:bookmarkEnd w:id="6"/>
    </w:p>
    <w:p w:rsidR="00ED3A3D" w:rsidRDefault="001E05FE" w:rsidP="00ED3A3D">
      <w:pPr>
        <w:jc w:val="both"/>
      </w:pPr>
      <w:r w:rsidRPr="00B957DA">
        <w:t>This will allow the user to give a name for the output table.</w:t>
      </w:r>
    </w:p>
    <w:p w:rsidR="00ED3A3D" w:rsidRPr="00B957DA" w:rsidRDefault="00ED3A3D" w:rsidP="00ED3A3D">
      <w:pPr>
        <w:jc w:val="both"/>
      </w:pPr>
    </w:p>
    <w:p w:rsidR="00E818FA" w:rsidRDefault="00F14230" w:rsidP="00B957DA">
      <w:pPr>
        <w:pStyle w:val="Heading2"/>
        <w:numPr>
          <w:ilvl w:val="0"/>
          <w:numId w:val="22"/>
        </w:numPr>
        <w:spacing w:line="360" w:lineRule="auto"/>
        <w:ind w:left="360"/>
        <w:jc w:val="both"/>
        <w:rPr>
          <w:rFonts w:asciiTheme="minorHAnsi" w:hAnsiTheme="minorHAnsi"/>
          <w:color w:val="C00000"/>
        </w:rPr>
      </w:pPr>
      <w:bookmarkStart w:id="7" w:name="_Toc508112631"/>
      <w:r>
        <w:rPr>
          <w:rFonts w:asciiTheme="minorHAnsi" w:hAnsiTheme="minorHAnsi"/>
          <w:color w:val="C00000"/>
        </w:rPr>
        <w:t>Record Types</w:t>
      </w:r>
      <w:bookmarkEnd w:id="7"/>
    </w:p>
    <w:p w:rsidR="00E818FA" w:rsidRPr="00B957DA" w:rsidDel="00EF6DB5" w:rsidRDefault="00ED3D07" w:rsidP="00B957DA">
      <w:pPr>
        <w:jc w:val="both"/>
        <w:rPr>
          <w:del w:id="8" w:author="Desikan Kalidass" w:date="2018-02-28T19:37:00Z"/>
        </w:rPr>
      </w:pPr>
      <w:r w:rsidRPr="00B957DA">
        <w:t>This section specifies</w:t>
      </w:r>
      <w:r w:rsidR="00F14230" w:rsidRPr="00B957DA">
        <w:t xml:space="preserve"> how we need to group the records that are going to write into a file.  </w:t>
      </w:r>
    </w:p>
    <w:p w:rsidR="00E818FA" w:rsidRDefault="00F14230" w:rsidP="00B957DA">
      <w:pPr>
        <w:jc w:val="both"/>
        <w:rPr>
          <w:ins w:id="9" w:author="Desikan Kalidass" w:date="2018-02-28T19:34:00Z"/>
        </w:rPr>
      </w:pPr>
      <w:del w:id="10" w:author="Desikan Kalidass" w:date="2018-02-28T19:29:00Z">
        <w:r w:rsidDel="009562FC">
          <w:rPr>
            <w:noProof/>
          </w:rPr>
          <w:lastRenderedPageBreak/>
          <w:drawing>
            <wp:inline distT="0" distB="0" distL="0" distR="0" wp14:anchorId="29D73C65" wp14:editId="4134BE7E">
              <wp:extent cx="5856154" cy="3721100"/>
              <wp:effectExtent l="19050" t="19050" r="114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 Typ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5782" cy="3746280"/>
                      </a:xfrm>
                      <a:prstGeom prst="rect">
                        <a:avLst/>
                      </a:prstGeom>
                      <a:ln>
                        <a:solidFill>
                          <a:schemeClr val="tx1"/>
                        </a:solidFill>
                      </a:ln>
                    </pic:spPr>
                  </pic:pic>
                </a:graphicData>
              </a:graphic>
            </wp:inline>
          </w:drawing>
        </w:r>
      </w:del>
    </w:p>
    <w:p w:rsidR="00BB565C" w:rsidRDefault="00BB565C" w:rsidP="00BB565C">
      <w:pPr>
        <w:jc w:val="both"/>
        <w:rPr>
          <w:ins w:id="11" w:author="Desikan Kalidass" w:date="2018-02-28T19:34:00Z"/>
        </w:rPr>
      </w:pPr>
      <w:r>
        <w:t xml:space="preserve">A </w:t>
      </w:r>
      <w:r w:rsidRPr="00BB565C">
        <w:t>user</w:t>
      </w:r>
      <w:r>
        <w:t xml:space="preserve"> can select </w:t>
      </w:r>
      <w:r w:rsidRPr="00BB565C">
        <w:t>multiple record at once</w:t>
      </w:r>
      <w:r>
        <w:t xml:space="preserve"> using "</w:t>
      </w:r>
      <w:bookmarkStart w:id="12" w:name="RightDoubleArrow"/>
      <w:r>
        <w:t>Right double arrows</w:t>
      </w:r>
      <w:bookmarkEnd w:id="12"/>
      <w:r>
        <w:t>" which is when clicked, will move everything displayed in the left column to the right column all at once. Similarly</w:t>
      </w:r>
      <w:r w:rsidR="00ED3A3D">
        <w:t>, “</w:t>
      </w:r>
      <w:r>
        <w:t xml:space="preserve">Left double arrows" button when </w:t>
      </w:r>
      <w:r w:rsidR="00ED3A3D">
        <w:t>clicked will</w:t>
      </w:r>
      <w:r>
        <w:t xml:space="preserve"> move everything displayed in the right column to the left column at once.</w:t>
      </w:r>
    </w:p>
    <w:p w:rsidR="00A11CD0" w:rsidRPr="00057A8D" w:rsidRDefault="0086192F" w:rsidP="0086192F">
      <w:pPr>
        <w:pStyle w:val="Heading3"/>
        <w:rPr>
          <w:color w:val="C00000"/>
        </w:rPr>
      </w:pPr>
      <w:bookmarkStart w:id="13" w:name="_Toc508112632"/>
      <w:r w:rsidRPr="00057A8D">
        <w:rPr>
          <w:color w:val="C00000"/>
        </w:rPr>
        <w:t>2.1</w:t>
      </w:r>
      <w:r w:rsidRPr="00057A8D">
        <w:rPr>
          <w:color w:val="C00000"/>
        </w:rPr>
        <w:tab/>
      </w:r>
      <w:r w:rsidR="00A11CD0" w:rsidRPr="00057A8D">
        <w:rPr>
          <w:color w:val="C00000"/>
        </w:rPr>
        <w:t>Split Records</w:t>
      </w:r>
      <w:bookmarkEnd w:id="13"/>
    </w:p>
    <w:p w:rsidR="00350112" w:rsidRPr="00B957DA" w:rsidRDefault="00A11CD0" w:rsidP="00B957DA">
      <w:pPr>
        <w:jc w:val="both"/>
      </w:pPr>
      <w:r w:rsidRPr="00B957DA">
        <w:t>We can create more than one file and designate different types of records to these files. This can be done by either selecting record type or record group.</w:t>
      </w:r>
    </w:p>
    <w:p w:rsidR="00350112" w:rsidRPr="00B957DA" w:rsidRDefault="00A11CD0" w:rsidP="00B957DA">
      <w:pPr>
        <w:pStyle w:val="ListParagraph"/>
        <w:numPr>
          <w:ilvl w:val="0"/>
          <w:numId w:val="21"/>
        </w:numPr>
        <w:jc w:val="both"/>
        <w:rPr>
          <w:b/>
        </w:rPr>
      </w:pPr>
      <w:r w:rsidRPr="00B957DA">
        <w:rPr>
          <w:b/>
        </w:rPr>
        <w:t xml:space="preserve">Record Type </w:t>
      </w:r>
      <w:r w:rsidRPr="00B957DA">
        <w:t xml:space="preserve">– We can specify which type record need to be written in to the given file. For </w:t>
      </w:r>
      <w:r w:rsidR="00ED3A3D" w:rsidRPr="00B957DA">
        <w:t>e.g</w:t>
      </w:r>
      <w:r w:rsidR="0086192F" w:rsidRPr="00B957DA">
        <w:t>.</w:t>
      </w:r>
      <w:r w:rsidR="0086192F">
        <w:t xml:space="preserve"> </w:t>
      </w:r>
      <w:proofErr w:type="gramStart"/>
      <w:r w:rsidR="0086192F">
        <w:t>A</w:t>
      </w:r>
      <w:proofErr w:type="gramEnd"/>
      <w:r w:rsidR="0086192F" w:rsidRPr="00B957DA">
        <w:t xml:space="preserve"> level records</w:t>
      </w:r>
      <w:r w:rsidRPr="00B957DA">
        <w:t xml:space="preserve"> to A_Level_Record File and B level records to B_Level_Records file.</w:t>
      </w:r>
    </w:p>
    <w:p w:rsidR="00A11CD0" w:rsidRPr="003F0946" w:rsidRDefault="00A11CD0" w:rsidP="00B957DA">
      <w:pPr>
        <w:pStyle w:val="ListParagraph"/>
        <w:numPr>
          <w:ilvl w:val="0"/>
          <w:numId w:val="21"/>
        </w:numPr>
        <w:jc w:val="both"/>
        <w:rPr>
          <w:b/>
          <w:sz w:val="24"/>
          <w:szCs w:val="24"/>
        </w:rPr>
      </w:pPr>
      <w:r w:rsidRPr="00B957DA">
        <w:rPr>
          <w:b/>
        </w:rPr>
        <w:t xml:space="preserve">Record Groups </w:t>
      </w:r>
      <w:r w:rsidRPr="00B957DA">
        <w:t xml:space="preserve">– Here the file splitting can be done based on the record groups. </w:t>
      </w:r>
      <w:r w:rsidR="0086192F" w:rsidRPr="00B957DA">
        <w:t>E.g.</w:t>
      </w:r>
      <w:r w:rsidRPr="00B957DA">
        <w:t xml:space="preserve"> Ac</w:t>
      </w:r>
      <w:r w:rsidR="0086192F">
        <w:t>cepts records to Accepts_Record</w:t>
      </w:r>
      <w:r w:rsidRPr="00B957DA">
        <w:t xml:space="preserve"> File and Bypassed records to </w:t>
      </w:r>
      <w:r w:rsidR="0086192F">
        <w:t>Bypasses_</w:t>
      </w:r>
      <w:r w:rsidR="0086192F" w:rsidRPr="00B957DA">
        <w:t>Record</w:t>
      </w:r>
      <w:r w:rsidRPr="00B957DA">
        <w:t xml:space="preserve"> File.</w:t>
      </w:r>
    </w:p>
    <w:p w:rsidR="00355687" w:rsidRDefault="00355687" w:rsidP="00B957DA">
      <w:pPr>
        <w:pStyle w:val="Heading2"/>
        <w:numPr>
          <w:ilvl w:val="0"/>
          <w:numId w:val="22"/>
        </w:numPr>
        <w:spacing w:line="360" w:lineRule="auto"/>
        <w:ind w:left="360"/>
        <w:jc w:val="both"/>
        <w:rPr>
          <w:rFonts w:asciiTheme="minorHAnsi" w:hAnsiTheme="minorHAnsi"/>
          <w:color w:val="C00000"/>
        </w:rPr>
      </w:pPr>
      <w:bookmarkStart w:id="14" w:name="_Toc508112633"/>
      <w:r>
        <w:rPr>
          <w:rFonts w:asciiTheme="minorHAnsi" w:hAnsiTheme="minorHAnsi"/>
          <w:color w:val="C00000"/>
        </w:rPr>
        <w:t>Output Alias</w:t>
      </w:r>
      <w:bookmarkEnd w:id="14"/>
    </w:p>
    <w:p w:rsidR="00355687" w:rsidRPr="00B957DA" w:rsidRDefault="001917D2" w:rsidP="00B957DA">
      <w:pPr>
        <w:jc w:val="both"/>
      </w:pPr>
      <w:r w:rsidRPr="00B957DA">
        <w:t>Here we can give alias names for the tables regardless of what we named tables during creation.</w:t>
      </w:r>
      <w:r w:rsidR="00355687" w:rsidRPr="00B957DA">
        <w:t xml:space="preserve">  </w:t>
      </w:r>
      <w:r w:rsidRPr="00B957DA">
        <w:t>This means, we can give alias names for already defined logical names for the tables. Only the tables you selected here are going to be expected to be in the Output layout.</w:t>
      </w:r>
    </w:p>
    <w:p w:rsidR="001917D2" w:rsidRDefault="001917D2" w:rsidP="00B957DA">
      <w:pPr>
        <w:jc w:val="both"/>
      </w:pPr>
      <w:r>
        <w:rPr>
          <w:noProof/>
        </w:rPr>
        <w:lastRenderedPageBreak/>
        <w:drawing>
          <wp:inline distT="0" distB="0" distL="0" distR="0" wp14:anchorId="1F7CAC69" wp14:editId="0CEEFA4F">
            <wp:extent cx="5939718" cy="3810000"/>
            <wp:effectExtent l="19050" t="19050" r="234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Alia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2490"/>
                    </a:xfrm>
                    <a:prstGeom prst="rect">
                      <a:avLst/>
                    </a:prstGeom>
                    <a:ln>
                      <a:solidFill>
                        <a:schemeClr val="tx1"/>
                      </a:solidFill>
                    </a:ln>
                  </pic:spPr>
                </pic:pic>
              </a:graphicData>
            </a:graphic>
          </wp:inline>
        </w:drawing>
      </w:r>
    </w:p>
    <w:p w:rsidR="001365DA" w:rsidRDefault="001917D2" w:rsidP="00B957DA">
      <w:pPr>
        <w:jc w:val="both"/>
      </w:pPr>
      <w:r>
        <w:t>We can add/remove tables to the selected tables list from available tables by using right and left arrows. Once we added a table to the selected tables list, one text box with current name of the table</w:t>
      </w:r>
      <w:r w:rsidR="007A5169">
        <w:t xml:space="preserve"> will be displayed</w:t>
      </w:r>
      <w:r>
        <w:t>. There we can specify the alias name by overwriting the current name of the table if needed.</w:t>
      </w:r>
    </w:p>
    <w:p w:rsidR="00703685" w:rsidRDefault="00A6546F" w:rsidP="00703685">
      <w:pPr>
        <w:pStyle w:val="Heading2"/>
        <w:numPr>
          <w:ilvl w:val="0"/>
          <w:numId w:val="22"/>
        </w:numPr>
        <w:spacing w:line="360" w:lineRule="auto"/>
        <w:ind w:left="360"/>
        <w:jc w:val="both"/>
        <w:rPr>
          <w:rFonts w:asciiTheme="minorHAnsi" w:hAnsiTheme="minorHAnsi"/>
          <w:color w:val="C00000"/>
        </w:rPr>
      </w:pPr>
      <w:bookmarkStart w:id="15" w:name="_Toc508112634"/>
      <w:r>
        <w:rPr>
          <w:rFonts w:asciiTheme="minorHAnsi" w:hAnsiTheme="minorHAnsi"/>
          <w:color w:val="C00000"/>
        </w:rPr>
        <w:t>Output</w:t>
      </w:r>
      <w:r w:rsidR="00703685">
        <w:rPr>
          <w:rFonts w:asciiTheme="minorHAnsi" w:hAnsiTheme="minorHAnsi"/>
          <w:color w:val="C00000"/>
        </w:rPr>
        <w:t xml:space="preserve"> </w:t>
      </w:r>
      <w:r>
        <w:rPr>
          <w:rFonts w:asciiTheme="minorHAnsi" w:hAnsiTheme="minorHAnsi"/>
          <w:color w:val="C00000"/>
        </w:rPr>
        <w:t>Configuration</w:t>
      </w:r>
      <w:bookmarkEnd w:id="15"/>
    </w:p>
    <w:p w:rsidR="006322B4" w:rsidRDefault="00703685" w:rsidP="00703685">
      <w:pPr>
        <w:jc w:val="both"/>
      </w:pPr>
      <w:r w:rsidRPr="00B957DA">
        <w:t xml:space="preserve">This section </w:t>
      </w:r>
      <w:r w:rsidR="00A6546F">
        <w:t>defines what should be our out file and how we are going to format it</w:t>
      </w:r>
      <w:r w:rsidRPr="00B957DA">
        <w:t>.</w:t>
      </w:r>
    </w:p>
    <w:p w:rsidR="00B957DA" w:rsidRDefault="00A6546F" w:rsidP="00274C24">
      <w:pPr>
        <w:jc w:val="both"/>
      </w:pPr>
      <w:r>
        <w:rPr>
          <w:noProof/>
        </w:rPr>
        <w:drawing>
          <wp:inline distT="0" distB="0" distL="0" distR="0" wp14:anchorId="47056B16" wp14:editId="35EA0249">
            <wp:extent cx="5940032" cy="28098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nfig 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1563"/>
                    </a:xfrm>
                    <a:prstGeom prst="rect">
                      <a:avLst/>
                    </a:prstGeom>
                    <a:ln>
                      <a:solidFill>
                        <a:schemeClr val="tx1"/>
                      </a:solidFill>
                    </a:ln>
                  </pic:spPr>
                </pic:pic>
              </a:graphicData>
            </a:graphic>
          </wp:inline>
        </w:drawing>
      </w:r>
    </w:p>
    <w:p w:rsidR="00A6546F" w:rsidRPr="00057A8D" w:rsidRDefault="0086192F" w:rsidP="0086192F">
      <w:pPr>
        <w:pStyle w:val="Heading3"/>
        <w:rPr>
          <w:color w:val="C00000"/>
        </w:rPr>
      </w:pPr>
      <w:bookmarkStart w:id="16" w:name="_Toc508112635"/>
      <w:r w:rsidRPr="00057A8D">
        <w:rPr>
          <w:color w:val="C00000"/>
        </w:rPr>
        <w:lastRenderedPageBreak/>
        <w:t>4.1</w:t>
      </w:r>
      <w:r w:rsidRPr="00057A8D">
        <w:rPr>
          <w:color w:val="C00000"/>
        </w:rPr>
        <w:tab/>
      </w:r>
      <w:r w:rsidR="00A6546F" w:rsidRPr="00057A8D">
        <w:rPr>
          <w:color w:val="C00000"/>
        </w:rPr>
        <w:t>Seeding</w:t>
      </w:r>
      <w:bookmarkEnd w:id="16"/>
    </w:p>
    <w:p w:rsidR="00A6546F" w:rsidRDefault="00A6546F" w:rsidP="00A6546F">
      <w:pPr>
        <w:jc w:val="both"/>
      </w:pPr>
      <w:r>
        <w:t xml:space="preserve">When we send a list to the customer there is contract that they can use the names only once. Seeding helps us to monitor that </w:t>
      </w:r>
      <w:r w:rsidR="004B4C2B">
        <w:t xml:space="preserve">same names are </w:t>
      </w:r>
      <w:r>
        <w:t>not using multiple times by the customer. When we seed the records we can get</w:t>
      </w:r>
      <w:r w:rsidR="004B4C2B">
        <w:t xml:space="preserve"> a</w:t>
      </w:r>
      <w:r>
        <w:t xml:space="preserve"> track of the usage of </w:t>
      </w:r>
      <w:r w:rsidR="004B4C2B">
        <w:t>these records</w:t>
      </w:r>
      <w:r>
        <w:t>. This is handled by a client service group.</w:t>
      </w:r>
    </w:p>
    <w:p w:rsidR="004B4C2B" w:rsidRDefault="004B4C2B" w:rsidP="00A6546F">
      <w:pPr>
        <w:jc w:val="both"/>
      </w:pPr>
      <w:r>
        <w:t>We need PII for enabling the seeding option. If you are trying to write a record that doesn’t have a name and address then it will give a validation error.</w:t>
      </w:r>
    </w:p>
    <w:p w:rsidR="00BA429F" w:rsidRPr="00057A8D" w:rsidRDefault="0086192F" w:rsidP="0086192F">
      <w:pPr>
        <w:pStyle w:val="Heading3"/>
        <w:rPr>
          <w:color w:val="C00000"/>
        </w:rPr>
      </w:pPr>
      <w:bookmarkStart w:id="17" w:name="_Toc508112636"/>
      <w:r w:rsidRPr="00057A8D">
        <w:rPr>
          <w:color w:val="C00000"/>
        </w:rPr>
        <w:t>4.2</w:t>
      </w:r>
      <w:r w:rsidRPr="00057A8D">
        <w:rPr>
          <w:color w:val="C00000"/>
        </w:rPr>
        <w:tab/>
      </w:r>
      <w:r w:rsidR="00BA429F" w:rsidRPr="00057A8D">
        <w:rPr>
          <w:color w:val="C00000"/>
        </w:rPr>
        <w:t>Define Layout</w:t>
      </w:r>
      <w:bookmarkEnd w:id="17"/>
    </w:p>
    <w:p w:rsidR="00BA429F" w:rsidRDefault="00BA429F" w:rsidP="00A6546F">
      <w:pPr>
        <w:jc w:val="both"/>
      </w:pPr>
      <w:r w:rsidRPr="00BA429F">
        <w:t>In this</w:t>
      </w:r>
      <w:r>
        <w:rPr>
          <w:rFonts w:eastAsiaTheme="majorEastAsia" w:cstheme="majorBidi"/>
          <w:b/>
          <w:bCs/>
          <w:color w:val="C00000"/>
        </w:rPr>
        <w:t xml:space="preserve"> </w:t>
      </w:r>
      <w:r>
        <w:t>section user need to give the basic details of the layout definitions. This includes:</w:t>
      </w:r>
    </w:p>
    <w:p w:rsidR="00BA429F" w:rsidRDefault="0071164F" w:rsidP="0071164F">
      <w:pPr>
        <w:pStyle w:val="ListParagraph"/>
        <w:numPr>
          <w:ilvl w:val="0"/>
          <w:numId w:val="28"/>
        </w:numPr>
        <w:jc w:val="both"/>
      </w:pPr>
      <w:r w:rsidRPr="005D76F7">
        <w:rPr>
          <w:b/>
        </w:rPr>
        <w:t>Output Layout Name</w:t>
      </w:r>
      <w:r>
        <w:t xml:space="preserve"> </w:t>
      </w:r>
      <w:r w:rsidR="00EC0357">
        <w:t>–</w:t>
      </w:r>
      <w:r>
        <w:t xml:space="preserve"> </w:t>
      </w:r>
      <w:r w:rsidR="00EC0357">
        <w:t>Used to give a name for the output layout</w:t>
      </w:r>
    </w:p>
    <w:p w:rsidR="00EC0357" w:rsidRDefault="00EC0357" w:rsidP="0071164F">
      <w:pPr>
        <w:pStyle w:val="ListParagraph"/>
        <w:numPr>
          <w:ilvl w:val="0"/>
          <w:numId w:val="28"/>
        </w:numPr>
        <w:jc w:val="both"/>
      </w:pPr>
      <w:r w:rsidRPr="005D76F7">
        <w:rPr>
          <w:b/>
        </w:rPr>
        <w:t>File Format</w:t>
      </w:r>
      <w:r>
        <w:t xml:space="preserve"> – Defines the format of the output file. Available options are:</w:t>
      </w:r>
    </w:p>
    <w:p w:rsidR="00EC0357" w:rsidRDefault="00EC0357" w:rsidP="00EC0357">
      <w:pPr>
        <w:pStyle w:val="ListParagraph"/>
        <w:numPr>
          <w:ilvl w:val="0"/>
          <w:numId w:val="29"/>
        </w:numPr>
        <w:jc w:val="both"/>
      </w:pPr>
      <w:r>
        <w:t>ASCII Fixed</w:t>
      </w:r>
    </w:p>
    <w:p w:rsidR="00EC0357" w:rsidRDefault="00EC0357" w:rsidP="00EC0357">
      <w:pPr>
        <w:pStyle w:val="ListParagraph"/>
        <w:numPr>
          <w:ilvl w:val="0"/>
          <w:numId w:val="29"/>
        </w:numPr>
        <w:jc w:val="both"/>
      </w:pPr>
      <w:r>
        <w:t>EBCDIC Fixed</w:t>
      </w:r>
    </w:p>
    <w:p w:rsidR="00EC0357" w:rsidRDefault="00EC0357" w:rsidP="00EC0357">
      <w:pPr>
        <w:pStyle w:val="ListParagraph"/>
        <w:numPr>
          <w:ilvl w:val="0"/>
          <w:numId w:val="29"/>
        </w:numPr>
        <w:jc w:val="both"/>
      </w:pPr>
      <w:r>
        <w:t>ASCII Delimited</w:t>
      </w:r>
    </w:p>
    <w:p w:rsidR="00EC0357" w:rsidRDefault="00EC0357" w:rsidP="00EC0357">
      <w:pPr>
        <w:ind w:left="1080"/>
        <w:jc w:val="both"/>
      </w:pPr>
      <w:r w:rsidRPr="003F3A1F">
        <w:rPr>
          <w:i/>
        </w:rPr>
        <w:t xml:space="preserve">If we select the option as ASCII Delimited then it will enables another option to add header </w:t>
      </w:r>
      <w:r w:rsidR="00F06627" w:rsidRPr="003F3A1F">
        <w:rPr>
          <w:i/>
        </w:rPr>
        <w:t>records</w:t>
      </w:r>
      <w:r w:rsidRPr="003F3A1F">
        <w:rPr>
          <w:i/>
        </w:rPr>
        <w:t xml:space="preserve"> or not</w:t>
      </w:r>
      <w:r>
        <w:t>.</w:t>
      </w:r>
      <w:r w:rsidR="00C54566">
        <w:t xml:space="preserve"> This wi</w:t>
      </w:r>
      <w:r w:rsidR="0086192F">
        <w:t>ll add column name of each file</w:t>
      </w:r>
      <w:r w:rsidR="00C54566">
        <w:t>s.</w:t>
      </w:r>
    </w:p>
    <w:p w:rsidR="00EC0357" w:rsidRDefault="00EC0357" w:rsidP="0071164F">
      <w:pPr>
        <w:pStyle w:val="ListParagraph"/>
        <w:numPr>
          <w:ilvl w:val="0"/>
          <w:numId w:val="28"/>
        </w:numPr>
        <w:jc w:val="both"/>
      </w:pPr>
      <w:r w:rsidRPr="005D76F7">
        <w:rPr>
          <w:b/>
        </w:rPr>
        <w:t>Delimiter</w:t>
      </w:r>
      <w:r>
        <w:t xml:space="preserve"> – This will allow the user to specify the delimiter for the output file. Applicable only if we selected ASCII Delimited file format.</w:t>
      </w:r>
    </w:p>
    <w:p w:rsidR="00C54566" w:rsidRPr="005D76F7" w:rsidRDefault="00C54566" w:rsidP="0071164F">
      <w:pPr>
        <w:pStyle w:val="ListParagraph"/>
        <w:numPr>
          <w:ilvl w:val="0"/>
          <w:numId w:val="28"/>
        </w:numPr>
        <w:jc w:val="both"/>
        <w:rPr>
          <w:b/>
        </w:rPr>
      </w:pPr>
      <w:r w:rsidRPr="005D76F7">
        <w:rPr>
          <w:b/>
        </w:rPr>
        <w:t>CR\LF Options</w:t>
      </w:r>
    </w:p>
    <w:p w:rsidR="00C54566" w:rsidRDefault="00C54566" w:rsidP="00C54566">
      <w:pPr>
        <w:pStyle w:val="ListParagraph"/>
        <w:numPr>
          <w:ilvl w:val="0"/>
          <w:numId w:val="28"/>
        </w:numPr>
        <w:jc w:val="both"/>
      </w:pPr>
      <w:r w:rsidRPr="005D76F7">
        <w:rPr>
          <w:b/>
        </w:rPr>
        <w:t>Resequence Required</w:t>
      </w:r>
      <w:r>
        <w:t xml:space="preserve"> - For creating sequence number. For </w:t>
      </w:r>
      <w:r w:rsidR="0086192F">
        <w:t>e.g.</w:t>
      </w:r>
      <w:r>
        <w:t xml:space="preserve">: In some cases the records have sequence number based on the nodes. If want to change this sequence number we can use resequencing. If we selected this option then it will ask the user to specify the </w:t>
      </w:r>
      <w:r w:rsidRPr="005D76F7">
        <w:rPr>
          <w:b/>
        </w:rPr>
        <w:t>Starting Number</w:t>
      </w:r>
      <w:r>
        <w:t xml:space="preserve">. This will be used as the starting sequence number. Also this sequence numbers are mapped to a field called </w:t>
      </w:r>
      <w:r w:rsidRPr="005D76F7">
        <w:rPr>
          <w:b/>
        </w:rPr>
        <w:t>RE_SEQUENCE_NUM</w:t>
      </w:r>
      <w:r>
        <w:t>.</w:t>
      </w:r>
    </w:p>
    <w:p w:rsidR="00C54C91" w:rsidRPr="00057A8D" w:rsidRDefault="0086192F" w:rsidP="0086192F">
      <w:pPr>
        <w:pStyle w:val="Heading3"/>
        <w:rPr>
          <w:color w:val="C00000"/>
        </w:rPr>
      </w:pPr>
      <w:bookmarkStart w:id="18" w:name="_Toc508112637"/>
      <w:r w:rsidRPr="00057A8D">
        <w:rPr>
          <w:color w:val="C00000"/>
        </w:rPr>
        <w:t>4.3</w:t>
      </w:r>
      <w:r w:rsidRPr="00057A8D">
        <w:rPr>
          <w:color w:val="C00000"/>
        </w:rPr>
        <w:tab/>
      </w:r>
      <w:r w:rsidR="00C54C91" w:rsidRPr="00057A8D">
        <w:rPr>
          <w:color w:val="C00000"/>
        </w:rPr>
        <w:t>Build the Actual Layout</w:t>
      </w:r>
      <w:bookmarkEnd w:id="18"/>
    </w:p>
    <w:p w:rsidR="00C54C91" w:rsidRDefault="00C54C91" w:rsidP="00C54C91">
      <w:pPr>
        <w:jc w:val="both"/>
      </w:pPr>
      <w:r w:rsidRPr="00C54C91">
        <w:t>Here</w:t>
      </w:r>
      <w:r>
        <w:t xml:space="preserve"> we </w:t>
      </w:r>
      <w:r w:rsidR="006909FA">
        <w:t>need to</w:t>
      </w:r>
      <w:r>
        <w:t xml:space="preserve"> create the actual layout template. </w:t>
      </w:r>
      <w:r w:rsidRPr="00C54C91">
        <w:t xml:space="preserve"> </w:t>
      </w:r>
      <w:r w:rsidR="006909FA">
        <w:t>That means defining what all things need to be displayed in the output. The left side of the panel will display all the tables that we are selected earlier (Output Alias Step).</w:t>
      </w:r>
      <w:r w:rsidR="005D22EF">
        <w:t xml:space="preserve"> To build the layout just drag and drop the required fields from the available fields to Selected Layout Fields.</w:t>
      </w:r>
    </w:p>
    <w:p w:rsidR="005D22EF" w:rsidRDefault="005D22EF" w:rsidP="00C54C91">
      <w:pPr>
        <w:jc w:val="both"/>
      </w:pPr>
      <w:r>
        <w:t>In the Selected Layout Filed we have several options to format the output like changing the data type, Format Fields, Masking etc.</w:t>
      </w:r>
    </w:p>
    <w:p w:rsidR="005F3210" w:rsidRPr="00C54C91" w:rsidRDefault="005F3210" w:rsidP="00C54C91">
      <w:pPr>
        <w:jc w:val="both"/>
      </w:pPr>
    </w:p>
    <w:p w:rsidR="00EC0357" w:rsidRDefault="00C54C91" w:rsidP="0041093F">
      <w:pPr>
        <w:jc w:val="both"/>
      </w:pPr>
      <w:r>
        <w:rPr>
          <w:noProof/>
        </w:rPr>
        <w:lastRenderedPageBreak/>
        <w:drawing>
          <wp:inline distT="0" distB="0" distL="0" distR="0" wp14:anchorId="6D667572" wp14:editId="0EB488D5">
            <wp:extent cx="5941328" cy="4676775"/>
            <wp:effectExtent l="19050" t="19050" r="215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nfig 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8563"/>
                    </a:xfrm>
                    <a:prstGeom prst="rect">
                      <a:avLst/>
                    </a:prstGeom>
                    <a:ln>
                      <a:solidFill>
                        <a:schemeClr val="tx1"/>
                      </a:solidFill>
                    </a:ln>
                  </pic:spPr>
                </pic:pic>
              </a:graphicData>
            </a:graphic>
          </wp:inline>
        </w:drawing>
      </w:r>
    </w:p>
    <w:p w:rsidR="005F3210" w:rsidRPr="00057A8D" w:rsidRDefault="0086192F" w:rsidP="0086192F">
      <w:pPr>
        <w:pStyle w:val="Heading3"/>
        <w:rPr>
          <w:color w:val="C00000"/>
        </w:rPr>
      </w:pPr>
      <w:bookmarkStart w:id="19" w:name="_Toc508112638"/>
      <w:r w:rsidRPr="00057A8D">
        <w:rPr>
          <w:color w:val="C00000"/>
        </w:rPr>
        <w:t>4.4</w:t>
      </w:r>
      <w:r w:rsidRPr="00057A8D">
        <w:rPr>
          <w:color w:val="C00000"/>
        </w:rPr>
        <w:tab/>
      </w:r>
      <w:r w:rsidR="005F3210" w:rsidRPr="00057A8D">
        <w:rPr>
          <w:color w:val="C00000"/>
        </w:rPr>
        <w:t>Configure Alias</w:t>
      </w:r>
      <w:bookmarkEnd w:id="19"/>
    </w:p>
    <w:p w:rsidR="004F0D7D" w:rsidRDefault="001315FF" w:rsidP="0041093F">
      <w:pPr>
        <w:jc w:val="both"/>
      </w:pPr>
      <w:r>
        <w:t>This section will provide the user a second chance to configure alias names for the tables and add it to the output layout available Fields section.</w:t>
      </w:r>
    </w:p>
    <w:p w:rsidR="00CF4557" w:rsidRDefault="00CF4557" w:rsidP="0041093F">
      <w:pPr>
        <w:jc w:val="both"/>
      </w:pPr>
      <w:r>
        <w:rPr>
          <w:noProof/>
        </w:rPr>
        <w:drawing>
          <wp:inline distT="0" distB="0" distL="0" distR="0" wp14:anchorId="3EF214F1" wp14:editId="681A38EA">
            <wp:extent cx="5942163" cy="2419350"/>
            <wp:effectExtent l="19050" t="19050" r="209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Alia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19935"/>
                    </a:xfrm>
                    <a:prstGeom prst="rect">
                      <a:avLst/>
                    </a:prstGeom>
                    <a:ln>
                      <a:solidFill>
                        <a:schemeClr val="tx1"/>
                      </a:solidFill>
                    </a:ln>
                  </pic:spPr>
                </pic:pic>
              </a:graphicData>
            </a:graphic>
          </wp:inline>
        </w:drawing>
      </w:r>
    </w:p>
    <w:p w:rsidR="00E07B29" w:rsidRDefault="00E07B29" w:rsidP="00E07B29">
      <w:pPr>
        <w:pStyle w:val="Heading2"/>
        <w:numPr>
          <w:ilvl w:val="0"/>
          <w:numId w:val="22"/>
        </w:numPr>
        <w:spacing w:line="360" w:lineRule="auto"/>
        <w:ind w:left="360"/>
        <w:jc w:val="both"/>
        <w:rPr>
          <w:rFonts w:asciiTheme="minorHAnsi" w:hAnsiTheme="minorHAnsi"/>
          <w:color w:val="C00000"/>
        </w:rPr>
      </w:pPr>
      <w:bookmarkStart w:id="20" w:name="_Toc508112639"/>
      <w:r>
        <w:rPr>
          <w:rFonts w:asciiTheme="minorHAnsi" w:hAnsiTheme="minorHAnsi"/>
          <w:color w:val="C00000"/>
        </w:rPr>
        <w:lastRenderedPageBreak/>
        <w:t>Output Move Statement</w:t>
      </w:r>
      <w:bookmarkEnd w:id="20"/>
    </w:p>
    <w:p w:rsidR="00945F00" w:rsidRDefault="00E07B29" w:rsidP="00E07B29">
      <w:pPr>
        <w:jc w:val="both"/>
      </w:pPr>
      <w:r w:rsidRPr="00B957DA">
        <w:t>This</w:t>
      </w:r>
      <w:r w:rsidR="005876AA">
        <w:t xml:space="preserve"> will allow the user to set the default values for the fields based on record group and type</w:t>
      </w:r>
      <w:r w:rsidRPr="00B957DA">
        <w:t>.</w:t>
      </w:r>
      <w:r w:rsidR="005876AA">
        <w:t xml:space="preserve"> That means we can use this feature if we don’t want the same value to be written for every record. We can overwrite the value of a particular type of records using output move statement.</w:t>
      </w:r>
    </w:p>
    <w:p w:rsidR="005876AA" w:rsidRDefault="005273E4" w:rsidP="00E07B29">
      <w:pPr>
        <w:jc w:val="both"/>
      </w:pPr>
      <w:r>
        <w:rPr>
          <w:noProof/>
        </w:rPr>
        <w:drawing>
          <wp:inline distT="0" distB="0" distL="0" distR="0" wp14:anchorId="51066144" wp14:editId="7CCE5BFF">
            <wp:extent cx="5943600" cy="4239260"/>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Mov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9260"/>
                    </a:xfrm>
                    <a:prstGeom prst="rect">
                      <a:avLst/>
                    </a:prstGeom>
                    <a:ln>
                      <a:solidFill>
                        <a:schemeClr val="tx1"/>
                      </a:solidFill>
                    </a:ln>
                  </pic:spPr>
                </pic:pic>
              </a:graphicData>
            </a:graphic>
          </wp:inline>
        </w:drawing>
      </w:r>
    </w:p>
    <w:p w:rsidR="00B17934" w:rsidRDefault="00AB2965" w:rsidP="0041093F">
      <w:pPr>
        <w:jc w:val="both"/>
      </w:pPr>
      <w:r>
        <w:t xml:space="preserve">For </w:t>
      </w:r>
      <w:r w:rsidR="00057A8D">
        <w:t>e.g.</w:t>
      </w:r>
      <w:r>
        <w:t>: If we want to overwrite the value of filed RECORD_STATUS with a literal value ‘X’ for all those record which falling in the Record Group – ‘Accepts’ and Record Type – ‘A’; we can use output move statement to configure this.</w:t>
      </w:r>
    </w:p>
    <w:p w:rsidR="006C1443" w:rsidRDefault="00C46C22" w:rsidP="0041093F">
      <w:pPr>
        <w:jc w:val="both"/>
      </w:pPr>
      <w:r>
        <w:t>In this section we need to specify the Filed Name (For which the default value will be applied</w:t>
      </w:r>
      <w:proofErr w:type="gramStart"/>
      <w:r>
        <w:t>) ,</w:t>
      </w:r>
      <w:proofErr w:type="gramEnd"/>
      <w:r>
        <w:t xml:space="preserve"> Record Group and Record Type and Data that need to be shown in the output.</w:t>
      </w:r>
    </w:p>
    <w:p w:rsidR="00C46C22" w:rsidRDefault="00C46C22" w:rsidP="0041093F">
      <w:pPr>
        <w:jc w:val="both"/>
      </w:pPr>
      <w:r>
        <w:t>We can specify the Record Group and Record Type by clicking the notepad icon under the Record Type field.</w:t>
      </w:r>
    </w:p>
    <w:p w:rsidR="006C1443" w:rsidRDefault="006C1443" w:rsidP="0041093F">
      <w:pPr>
        <w:jc w:val="both"/>
      </w:pPr>
      <w:r>
        <w:rPr>
          <w:noProof/>
        </w:rPr>
        <w:lastRenderedPageBreak/>
        <w:drawing>
          <wp:inline distT="0" distB="0" distL="0" distR="0" wp14:anchorId="13AC2DDD" wp14:editId="4F68443C">
            <wp:extent cx="5943600" cy="32004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cord Typ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C46C22" w:rsidRDefault="00C46C22" w:rsidP="0041093F">
      <w:pPr>
        <w:jc w:val="both"/>
      </w:pPr>
      <w:r>
        <w:t>We can specify the Data to be outputted by clicking on the notepad icon under the Data to Output Field.</w:t>
      </w:r>
      <w:r w:rsidR="00711350">
        <w:t xml:space="preserve"> There we can specify Blank Fill, Literal (Specified literal will be used as the default) or Selected Filed (Specified fields value will be used as the default value).</w:t>
      </w:r>
    </w:p>
    <w:p w:rsidR="00C46C22" w:rsidRDefault="00C46C22" w:rsidP="0041093F">
      <w:pPr>
        <w:jc w:val="both"/>
      </w:pPr>
      <w:r>
        <w:rPr>
          <w:noProof/>
        </w:rPr>
        <w:drawing>
          <wp:inline distT="0" distB="0" distL="0" distR="0" wp14:anchorId="6E0EA08A" wp14:editId="4231B9CE">
            <wp:extent cx="5934075" cy="3962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ata to O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60"/>
                    </a:xfrm>
                    <a:prstGeom prst="rect">
                      <a:avLst/>
                    </a:prstGeom>
                    <a:ln>
                      <a:solidFill>
                        <a:schemeClr val="tx1"/>
                      </a:solidFill>
                    </a:ln>
                  </pic:spPr>
                </pic:pic>
              </a:graphicData>
            </a:graphic>
          </wp:inline>
        </w:drawing>
      </w:r>
    </w:p>
    <w:p w:rsidR="004D50C6" w:rsidRDefault="004D50C6" w:rsidP="004D50C6">
      <w:pPr>
        <w:pStyle w:val="Heading2"/>
        <w:numPr>
          <w:ilvl w:val="0"/>
          <w:numId w:val="22"/>
        </w:numPr>
        <w:spacing w:line="360" w:lineRule="auto"/>
        <w:ind w:left="360"/>
        <w:jc w:val="both"/>
        <w:rPr>
          <w:rFonts w:asciiTheme="minorHAnsi" w:hAnsiTheme="minorHAnsi"/>
          <w:color w:val="C00000"/>
        </w:rPr>
      </w:pPr>
      <w:bookmarkStart w:id="21" w:name="_Toc508112640"/>
      <w:r>
        <w:rPr>
          <w:rFonts w:asciiTheme="minorHAnsi" w:hAnsiTheme="minorHAnsi"/>
          <w:color w:val="C00000"/>
        </w:rPr>
        <w:lastRenderedPageBreak/>
        <w:t>Sort Order</w:t>
      </w:r>
      <w:bookmarkEnd w:id="21"/>
    </w:p>
    <w:p w:rsidR="004D50C6" w:rsidRDefault="004D50C6" w:rsidP="004D50C6">
      <w:r>
        <w:t>Here we can mention the sorting order. This can be done by adding the required field for sorting to the sorting fields from available fields and specifying the sorting order (Ascending or Descending)</w:t>
      </w:r>
      <w:r w:rsidR="00B507B4">
        <w:t>. We can add multiple fields also for multi-level sorting.</w:t>
      </w:r>
    </w:p>
    <w:p w:rsidR="00B507B4" w:rsidRPr="004D50C6" w:rsidRDefault="00CE2D90" w:rsidP="004D50C6">
      <w:r>
        <w:rPr>
          <w:noProof/>
        </w:rPr>
        <w:drawing>
          <wp:inline distT="0" distB="0" distL="0" distR="0" wp14:anchorId="08B1EE6E" wp14:editId="2D14963A">
            <wp:extent cx="5943600" cy="502412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 Ord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4120"/>
                    </a:xfrm>
                    <a:prstGeom prst="rect">
                      <a:avLst/>
                    </a:prstGeom>
                    <a:ln>
                      <a:solidFill>
                        <a:schemeClr val="tx1"/>
                      </a:solidFill>
                    </a:ln>
                  </pic:spPr>
                </pic:pic>
              </a:graphicData>
            </a:graphic>
          </wp:inline>
        </w:drawing>
      </w:r>
    </w:p>
    <w:p w:rsidR="006D0DD3" w:rsidRDefault="006D0DD3" w:rsidP="006D0DD3">
      <w:pPr>
        <w:pStyle w:val="Heading2"/>
        <w:numPr>
          <w:ilvl w:val="0"/>
          <w:numId w:val="22"/>
        </w:numPr>
        <w:spacing w:line="360" w:lineRule="auto"/>
        <w:ind w:left="360"/>
        <w:jc w:val="both"/>
        <w:rPr>
          <w:rFonts w:asciiTheme="minorHAnsi" w:hAnsiTheme="minorHAnsi"/>
          <w:color w:val="C00000"/>
        </w:rPr>
      </w:pPr>
      <w:bookmarkStart w:id="22" w:name="_Toc508112641"/>
      <w:r>
        <w:rPr>
          <w:rFonts w:asciiTheme="minorHAnsi" w:hAnsiTheme="minorHAnsi"/>
          <w:color w:val="C00000"/>
        </w:rPr>
        <w:t>Output File Naming / Output File Splitting</w:t>
      </w:r>
      <w:bookmarkEnd w:id="22"/>
    </w:p>
    <w:p w:rsidR="00982540" w:rsidRDefault="004D0F16" w:rsidP="006D0DD3">
      <w:pPr>
        <w:jc w:val="both"/>
      </w:pPr>
      <w:r>
        <w:t>This section provides the user an option to split the file into multiple files or limit the number of outputs.</w:t>
      </w:r>
    </w:p>
    <w:p w:rsidR="00FD45F3" w:rsidRPr="00057A8D" w:rsidRDefault="00057A8D" w:rsidP="0086192F">
      <w:pPr>
        <w:pStyle w:val="Heading3"/>
        <w:rPr>
          <w:color w:val="C00000"/>
        </w:rPr>
      </w:pPr>
      <w:bookmarkStart w:id="23" w:name="_Toc508112642"/>
      <w:r w:rsidRPr="00057A8D">
        <w:rPr>
          <w:color w:val="C00000"/>
        </w:rPr>
        <w:t xml:space="preserve">7.1 </w:t>
      </w:r>
      <w:r w:rsidR="00FD45F3" w:rsidRPr="00057A8D">
        <w:rPr>
          <w:color w:val="C00000"/>
        </w:rPr>
        <w:t>Split the File?</w:t>
      </w:r>
      <w:bookmarkEnd w:id="23"/>
    </w:p>
    <w:p w:rsidR="004D0F16" w:rsidRDefault="004D0F16" w:rsidP="006D0DD3">
      <w:pPr>
        <w:jc w:val="both"/>
      </w:pPr>
      <w:r>
        <w:t>We can use the splitting option if the output file have large amount of data. There are several ways to perform file splitting. The available options are:</w:t>
      </w:r>
    </w:p>
    <w:p w:rsidR="004D0F16" w:rsidRDefault="004D0F16" w:rsidP="004D0F16">
      <w:pPr>
        <w:pStyle w:val="ListParagraph"/>
        <w:numPr>
          <w:ilvl w:val="0"/>
          <w:numId w:val="30"/>
        </w:numPr>
        <w:jc w:val="both"/>
      </w:pPr>
      <w:r w:rsidRPr="004D0F16">
        <w:rPr>
          <w:b/>
        </w:rPr>
        <w:t>Split the Output evenly into___ Files</w:t>
      </w:r>
      <w:r>
        <w:t xml:space="preserve"> – </w:t>
      </w:r>
      <w:r w:rsidR="00206DFD">
        <w:t>This</w:t>
      </w:r>
      <w:r>
        <w:t xml:space="preserve"> will split the</w:t>
      </w:r>
      <w:r w:rsidRPr="004D0F16">
        <w:t xml:space="preserve"> </w:t>
      </w:r>
      <w:r>
        <w:t xml:space="preserve">Output file into </w:t>
      </w:r>
      <w:r w:rsidRPr="004D0F16">
        <w:t>number of output files specified</w:t>
      </w:r>
    </w:p>
    <w:p w:rsidR="004D0F16" w:rsidRDefault="004D0F16" w:rsidP="004D0F16">
      <w:pPr>
        <w:pStyle w:val="ListParagraph"/>
        <w:numPr>
          <w:ilvl w:val="0"/>
          <w:numId w:val="30"/>
        </w:numPr>
        <w:jc w:val="both"/>
      </w:pPr>
      <w:r w:rsidRPr="004D0F16">
        <w:rPr>
          <w:b/>
        </w:rPr>
        <w:lastRenderedPageBreak/>
        <w:t>Split the Output into ____ Records per File</w:t>
      </w:r>
      <w:r>
        <w:t xml:space="preserve"> – </w:t>
      </w:r>
      <w:r w:rsidR="00206DFD">
        <w:t>This</w:t>
      </w:r>
      <w:r>
        <w:t xml:space="preserve"> will c</w:t>
      </w:r>
      <w:r w:rsidRPr="004D0F16">
        <w:t>reates separate files with the specified number of records</w:t>
      </w:r>
    </w:p>
    <w:p w:rsidR="004D0F16" w:rsidRDefault="004D0F16" w:rsidP="004D0F16">
      <w:pPr>
        <w:pStyle w:val="ListParagraph"/>
        <w:numPr>
          <w:ilvl w:val="0"/>
          <w:numId w:val="30"/>
        </w:numPr>
        <w:jc w:val="both"/>
      </w:pPr>
      <w:r w:rsidRPr="00206DFD">
        <w:rPr>
          <w:b/>
        </w:rPr>
        <w:t>Split the Output by _____ Field</w:t>
      </w:r>
      <w:r w:rsidR="00206DFD">
        <w:t xml:space="preserve"> – This will split the output file based on the mentioned fields. In this option user is allowed to select a secondary splitting option (option 1 or 2).</w:t>
      </w:r>
    </w:p>
    <w:p w:rsidR="004D0F16" w:rsidRDefault="004D0F16" w:rsidP="004D0F16">
      <w:pPr>
        <w:pStyle w:val="ListParagraph"/>
        <w:numPr>
          <w:ilvl w:val="0"/>
          <w:numId w:val="30"/>
        </w:numPr>
        <w:jc w:val="both"/>
      </w:pPr>
      <w:r w:rsidRPr="00206DFD">
        <w:rPr>
          <w:b/>
        </w:rPr>
        <w:t xml:space="preserve">Split the Output </w:t>
      </w:r>
      <w:r w:rsidR="00206DFD" w:rsidRPr="00206DFD">
        <w:rPr>
          <w:b/>
        </w:rPr>
        <w:t>into _</w:t>
      </w:r>
      <w:r w:rsidRPr="00206DFD">
        <w:rPr>
          <w:b/>
        </w:rPr>
        <w:t>___ MB/GB per File</w:t>
      </w:r>
      <w:r w:rsidR="00206DFD">
        <w:t xml:space="preserve"> – This will split the output file based on the </w:t>
      </w:r>
      <w:proofErr w:type="gramStart"/>
      <w:r w:rsidR="00206DFD">
        <w:t>size(</w:t>
      </w:r>
      <w:proofErr w:type="gramEnd"/>
      <w:r w:rsidR="00206DFD">
        <w:t>MB or GB).</w:t>
      </w:r>
    </w:p>
    <w:p w:rsidR="00206DFD" w:rsidRDefault="00206DFD" w:rsidP="00206DFD">
      <w:pPr>
        <w:jc w:val="both"/>
      </w:pPr>
      <w:r>
        <w:t xml:space="preserve">If selected the option for splitting the file then we need to specify the </w:t>
      </w:r>
      <w:r w:rsidRPr="00206DFD">
        <w:rPr>
          <w:b/>
        </w:rPr>
        <w:t>Starting File Number</w:t>
      </w:r>
      <w:r>
        <w:t xml:space="preserve"> also</w:t>
      </w:r>
      <w:r w:rsidR="00FD45F3">
        <w:t>.</w:t>
      </w:r>
    </w:p>
    <w:p w:rsidR="005A3FCF" w:rsidRDefault="005A3FCF" w:rsidP="00206DFD">
      <w:pPr>
        <w:jc w:val="both"/>
      </w:pPr>
      <w:r>
        <w:rPr>
          <w:noProof/>
        </w:rPr>
        <w:drawing>
          <wp:inline distT="0" distB="0" distL="0" distR="0" wp14:anchorId="09D4059E" wp14:editId="25E82A02">
            <wp:extent cx="5942512" cy="3019425"/>
            <wp:effectExtent l="19050" t="19050" r="203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tin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9978"/>
                    </a:xfrm>
                    <a:prstGeom prst="rect">
                      <a:avLst/>
                    </a:prstGeom>
                    <a:ln>
                      <a:solidFill>
                        <a:schemeClr val="tx1"/>
                      </a:solidFill>
                    </a:ln>
                  </pic:spPr>
                </pic:pic>
              </a:graphicData>
            </a:graphic>
          </wp:inline>
        </w:drawing>
      </w:r>
    </w:p>
    <w:p w:rsidR="00FD45F3" w:rsidRPr="00057A8D" w:rsidRDefault="00057A8D" w:rsidP="00057A8D">
      <w:pPr>
        <w:pStyle w:val="Heading3"/>
        <w:rPr>
          <w:color w:val="C00000"/>
        </w:rPr>
      </w:pPr>
      <w:bookmarkStart w:id="24" w:name="_Toc508112643"/>
      <w:r w:rsidRPr="00057A8D">
        <w:rPr>
          <w:color w:val="C00000"/>
        </w:rPr>
        <w:t>7.2</w:t>
      </w:r>
      <w:r w:rsidRPr="00057A8D">
        <w:rPr>
          <w:color w:val="C00000"/>
        </w:rPr>
        <w:tab/>
      </w:r>
      <w:r w:rsidR="00FD45F3" w:rsidRPr="00057A8D">
        <w:rPr>
          <w:color w:val="C00000"/>
        </w:rPr>
        <w:t>Limit Output Count?</w:t>
      </w:r>
      <w:bookmarkEnd w:id="24"/>
    </w:p>
    <w:p w:rsidR="00FD45F3" w:rsidRDefault="007A52AF" w:rsidP="00206DFD">
      <w:pPr>
        <w:jc w:val="both"/>
      </w:pPr>
      <w:r>
        <w:t>This option allows the user to limit the number of records in the output file. Like first 1000 records etc.</w:t>
      </w:r>
      <w:r w:rsidR="00FA3806">
        <w:t xml:space="preserve"> Here we need to mention the maximum number of records to be written in to the file.</w:t>
      </w:r>
    </w:p>
    <w:p w:rsidR="007A52AF" w:rsidRDefault="007A52AF" w:rsidP="00206DFD">
      <w:pPr>
        <w:jc w:val="both"/>
      </w:pPr>
      <w:r>
        <w:rPr>
          <w:noProof/>
        </w:rPr>
        <w:drawing>
          <wp:inline distT="0" distB="0" distL="0" distR="0" wp14:anchorId="56A05DA0" wp14:editId="6134A73A">
            <wp:extent cx="5942195" cy="2447925"/>
            <wp:effectExtent l="19050" t="19050" r="209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 op coun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8504"/>
                    </a:xfrm>
                    <a:prstGeom prst="rect">
                      <a:avLst/>
                    </a:prstGeom>
                    <a:ln>
                      <a:solidFill>
                        <a:schemeClr val="tx1"/>
                      </a:solidFill>
                    </a:ln>
                  </pic:spPr>
                </pic:pic>
              </a:graphicData>
            </a:graphic>
          </wp:inline>
        </w:drawing>
      </w:r>
    </w:p>
    <w:p w:rsidR="00CE1E34" w:rsidRDefault="00CE1E34" w:rsidP="00CE1E34">
      <w:pPr>
        <w:pStyle w:val="Heading2"/>
        <w:numPr>
          <w:ilvl w:val="0"/>
          <w:numId w:val="22"/>
        </w:numPr>
        <w:spacing w:line="360" w:lineRule="auto"/>
        <w:ind w:left="360"/>
        <w:jc w:val="both"/>
        <w:rPr>
          <w:rFonts w:asciiTheme="minorHAnsi" w:hAnsiTheme="minorHAnsi"/>
          <w:color w:val="C00000"/>
        </w:rPr>
      </w:pPr>
      <w:bookmarkStart w:id="25" w:name="_Toc508112644"/>
      <w:r>
        <w:rPr>
          <w:rFonts w:asciiTheme="minorHAnsi" w:hAnsiTheme="minorHAnsi"/>
          <w:color w:val="C00000"/>
        </w:rPr>
        <w:lastRenderedPageBreak/>
        <w:t>Data Check</w:t>
      </w:r>
      <w:bookmarkEnd w:id="25"/>
    </w:p>
    <w:p w:rsidR="00772C2C" w:rsidRDefault="00CE1E34" w:rsidP="00CE1E34">
      <w:pPr>
        <w:jc w:val="both"/>
      </w:pPr>
      <w:r>
        <w:t>This is similar to the Data Check option under Input process.</w:t>
      </w:r>
    </w:p>
    <w:p w:rsidR="00CE1E34" w:rsidRDefault="00E672F3" w:rsidP="00CE1E34">
      <w:pPr>
        <w:jc w:val="both"/>
      </w:pPr>
      <w:r>
        <w:rPr>
          <w:noProof/>
        </w:rPr>
        <w:drawing>
          <wp:inline distT="0" distB="0" distL="0" distR="0" wp14:anchorId="3C004FAF" wp14:editId="72FDD0D3">
            <wp:extent cx="5943600" cy="1598295"/>
            <wp:effectExtent l="19050" t="19050" r="1905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hec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98295"/>
                    </a:xfrm>
                    <a:prstGeom prst="rect">
                      <a:avLst/>
                    </a:prstGeom>
                    <a:ln>
                      <a:solidFill>
                        <a:schemeClr val="tx1"/>
                      </a:solidFill>
                    </a:ln>
                  </pic:spPr>
                </pic:pic>
              </a:graphicData>
            </a:graphic>
          </wp:inline>
        </w:drawing>
      </w:r>
    </w:p>
    <w:p w:rsidR="00A1384C" w:rsidRDefault="00A1384C" w:rsidP="00A1384C">
      <w:pPr>
        <w:pStyle w:val="Heading2"/>
        <w:numPr>
          <w:ilvl w:val="0"/>
          <w:numId w:val="22"/>
        </w:numPr>
        <w:spacing w:line="360" w:lineRule="auto"/>
        <w:ind w:left="360"/>
        <w:jc w:val="both"/>
        <w:rPr>
          <w:rFonts w:asciiTheme="minorHAnsi" w:hAnsiTheme="minorHAnsi"/>
          <w:color w:val="C00000"/>
        </w:rPr>
      </w:pPr>
      <w:bookmarkStart w:id="26" w:name="_Toc508112645"/>
      <w:r>
        <w:rPr>
          <w:rFonts w:asciiTheme="minorHAnsi" w:hAnsiTheme="minorHAnsi"/>
          <w:color w:val="C00000"/>
        </w:rPr>
        <w:t>Summary</w:t>
      </w:r>
      <w:bookmarkEnd w:id="26"/>
    </w:p>
    <w:p w:rsidR="00A1384C" w:rsidRDefault="00A1384C" w:rsidP="00A1384C">
      <w:pPr>
        <w:jc w:val="both"/>
      </w:pPr>
      <w:r>
        <w:t>This section will display the summary of the output process that we are created.</w:t>
      </w:r>
    </w:p>
    <w:p w:rsidR="00A1384C" w:rsidRDefault="00531F1A" w:rsidP="00A1384C">
      <w:pPr>
        <w:jc w:val="both"/>
        <w:rPr>
          <w:ins w:id="27" w:author="Desikan Kalidass" w:date="2018-02-28T20:27:00Z"/>
        </w:rPr>
      </w:pPr>
      <w:r>
        <w:rPr>
          <w:noProof/>
        </w:rPr>
        <w:drawing>
          <wp:inline distT="0" distB="0" distL="0" distR="0">
            <wp:extent cx="5943600" cy="3899427"/>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99427"/>
                    </a:xfrm>
                    <a:prstGeom prst="rect">
                      <a:avLst/>
                    </a:prstGeom>
                    <a:ln>
                      <a:solidFill>
                        <a:schemeClr val="tx1"/>
                      </a:solidFill>
                    </a:ln>
                  </pic:spPr>
                </pic:pic>
              </a:graphicData>
            </a:graphic>
          </wp:inline>
        </w:drawing>
      </w:r>
    </w:p>
    <w:p w:rsidR="00ED3A3D" w:rsidDel="00F870FD" w:rsidRDefault="00ED3A3D" w:rsidP="00A1384C">
      <w:pPr>
        <w:jc w:val="both"/>
        <w:rPr>
          <w:del w:id="28" w:author="Desikan Kalidass" w:date="2018-02-28T20:34:00Z"/>
        </w:rPr>
      </w:pPr>
      <w:bookmarkStart w:id="29" w:name="Validation"/>
      <w:r>
        <w:rPr>
          <w:b/>
        </w:rPr>
        <w:t>Validation</w:t>
      </w:r>
      <w:bookmarkEnd w:id="29"/>
      <w:r>
        <w:rPr>
          <w:b/>
        </w:rPr>
        <w:t xml:space="preserve">: </w:t>
      </w:r>
      <w:r>
        <w:rPr>
          <w:rFonts w:ascii="Arial" w:hAnsi="Arial" w:cs="Arial"/>
          <w:color w:val="333333"/>
          <w:sz w:val="21"/>
          <w:szCs w:val="21"/>
          <w:shd w:val="clear" w:color="auto" w:fill="FFFFFF"/>
        </w:rPr>
        <w:t>A runtime validation performed to limit the no. of files.</w:t>
      </w:r>
    </w:p>
    <w:p w:rsidR="00ED3A3D" w:rsidRDefault="00531F1A" w:rsidP="00A1384C">
      <w:pPr>
        <w:jc w:val="both"/>
      </w:pPr>
      <w:r>
        <w:rPr>
          <w:noProof/>
        </w:rPr>
        <w:lastRenderedPageBreak/>
        <w:drawing>
          <wp:inline distT="0" distB="0" distL="0" distR="0">
            <wp:extent cx="59436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2.JPG"/>
                    <pic:cNvPicPr/>
                  </pic:nvPicPr>
                  <pic:blipFill>
                    <a:blip r:embed="rId24">
                      <a:extLst>
                        <a:ext uri="{28A0092B-C50C-407E-A947-70E740481C1C}">
                          <a14:useLocalDpi xmlns:a14="http://schemas.microsoft.com/office/drawing/2010/main" val="0"/>
                        </a:ext>
                      </a:extLst>
                    </a:blip>
                    <a:stretch>
                      <a:fillRect/>
                    </a:stretch>
                  </pic:blipFill>
                  <pic:spPr>
                    <a:xfrm>
                      <a:off x="0" y="0"/>
                      <a:ext cx="5944473" cy="4324985"/>
                    </a:xfrm>
                    <a:prstGeom prst="rect">
                      <a:avLst/>
                    </a:prstGeom>
                  </pic:spPr>
                </pic:pic>
              </a:graphicData>
            </a:graphic>
          </wp:inline>
        </w:drawing>
      </w:r>
    </w:p>
    <w:p w:rsidR="00531F1A" w:rsidRPr="00AF03FF" w:rsidRDefault="00531F1A" w:rsidP="00A1384C">
      <w:pPr>
        <w:jc w:val="both"/>
      </w:pPr>
      <w:r>
        <w:rPr>
          <w:noProof/>
        </w:rPr>
        <w:drawing>
          <wp:inline distT="0" distB="0" distL="0" distR="0">
            <wp:extent cx="594360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sectPr w:rsidR="00531F1A" w:rsidRPr="00AF03FF" w:rsidSect="004B0EB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331" w:rsidRDefault="00667331" w:rsidP="00647C7C">
      <w:pPr>
        <w:spacing w:after="0" w:line="240" w:lineRule="auto"/>
      </w:pPr>
      <w:r>
        <w:separator/>
      </w:r>
    </w:p>
  </w:endnote>
  <w:endnote w:type="continuationSeparator" w:id="0">
    <w:p w:rsidR="00667331" w:rsidRDefault="00667331"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E732B">
          <w:rPr>
            <w:noProof/>
          </w:rPr>
          <w:t>4</w:t>
        </w:r>
        <w:r>
          <w:rPr>
            <w:noProof/>
          </w:rPr>
          <w:fldChar w:fldCharType="end"/>
        </w:r>
        <w:r>
          <w:t xml:space="preserve"> | Fusion – </w:t>
        </w:r>
        <w:r w:rsidR="00D9333B">
          <w:t>shipping tab</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331" w:rsidRDefault="00667331" w:rsidP="00647C7C">
      <w:pPr>
        <w:spacing w:after="0" w:line="240" w:lineRule="auto"/>
      </w:pPr>
      <w:r>
        <w:separator/>
      </w:r>
    </w:p>
  </w:footnote>
  <w:footnote w:type="continuationSeparator" w:id="0">
    <w:p w:rsidR="00667331" w:rsidRDefault="00667331"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C869B1"/>
    <w:multiLevelType w:val="hybridMultilevel"/>
    <w:tmpl w:val="F54CF3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B6AF8"/>
    <w:multiLevelType w:val="hybridMultilevel"/>
    <w:tmpl w:val="D500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C5F79"/>
    <w:multiLevelType w:val="hybridMultilevel"/>
    <w:tmpl w:val="D564E23C"/>
    <w:lvl w:ilvl="0" w:tplc="9F9EFE5A">
      <w:start w:val="1"/>
      <w:numFmt w:val="bullet"/>
      <w:lvlText w:val=""/>
      <w:lvlJc w:val="left"/>
      <w:pPr>
        <w:ind w:left="720" w:hanging="360"/>
      </w:pPr>
      <w:rPr>
        <w:rFonts w:ascii="Symbol" w:hAnsi="Symbol" w:hint="default"/>
        <w:color w:val="C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6616A0"/>
    <w:multiLevelType w:val="hybridMultilevel"/>
    <w:tmpl w:val="57AA8864"/>
    <w:lvl w:ilvl="0" w:tplc="2924A7B2">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F576E1"/>
    <w:multiLevelType w:val="hybridMultilevel"/>
    <w:tmpl w:val="AF10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277814"/>
    <w:multiLevelType w:val="hybridMultilevel"/>
    <w:tmpl w:val="F3C2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F5877"/>
    <w:multiLevelType w:val="hybridMultilevel"/>
    <w:tmpl w:val="3030F98A"/>
    <w:lvl w:ilvl="0" w:tplc="B8202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E5AF3"/>
    <w:multiLevelType w:val="hybridMultilevel"/>
    <w:tmpl w:val="CCAEB3C8"/>
    <w:lvl w:ilvl="0" w:tplc="9F9EFE5A">
      <w:start w:val="1"/>
      <w:numFmt w:val="bullet"/>
      <w:lvlText w:val=""/>
      <w:lvlJc w:val="left"/>
      <w:pPr>
        <w:ind w:left="720" w:hanging="360"/>
      </w:pPr>
      <w:rPr>
        <w:rFonts w:ascii="Symbol" w:hAnsi="Symbol" w:hint="default"/>
        <w:color w:val="C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035DC1"/>
    <w:multiLevelType w:val="hybridMultilevel"/>
    <w:tmpl w:val="0E6C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0E7FA5"/>
    <w:multiLevelType w:val="hybridMultilevel"/>
    <w:tmpl w:val="25A2FCFC"/>
    <w:lvl w:ilvl="0" w:tplc="0409000F">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5">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E0B4B78"/>
    <w:multiLevelType w:val="hybridMultilevel"/>
    <w:tmpl w:val="14F2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25"/>
  </w:num>
  <w:num w:numId="4">
    <w:abstractNumId w:val="29"/>
  </w:num>
  <w:num w:numId="5">
    <w:abstractNumId w:val="20"/>
  </w:num>
  <w:num w:numId="6">
    <w:abstractNumId w:val="14"/>
  </w:num>
  <w:num w:numId="7">
    <w:abstractNumId w:val="3"/>
  </w:num>
  <w:num w:numId="8">
    <w:abstractNumId w:val="8"/>
  </w:num>
  <w:num w:numId="9">
    <w:abstractNumId w:val="12"/>
  </w:num>
  <w:num w:numId="10">
    <w:abstractNumId w:val="2"/>
  </w:num>
  <w:num w:numId="11">
    <w:abstractNumId w:val="15"/>
  </w:num>
  <w:num w:numId="12">
    <w:abstractNumId w:val="0"/>
  </w:num>
  <w:num w:numId="13">
    <w:abstractNumId w:val="5"/>
  </w:num>
  <w:num w:numId="14">
    <w:abstractNumId w:val="19"/>
  </w:num>
  <w:num w:numId="15">
    <w:abstractNumId w:val="18"/>
  </w:num>
  <w:num w:numId="16">
    <w:abstractNumId w:val="1"/>
  </w:num>
  <w:num w:numId="17">
    <w:abstractNumId w:val="22"/>
  </w:num>
  <w:num w:numId="18">
    <w:abstractNumId w:val="13"/>
  </w:num>
  <w:num w:numId="19">
    <w:abstractNumId w:val="7"/>
  </w:num>
  <w:num w:numId="20">
    <w:abstractNumId w:val="16"/>
  </w:num>
  <w:num w:numId="21">
    <w:abstractNumId w:val="10"/>
  </w:num>
  <w:num w:numId="22">
    <w:abstractNumId w:val="24"/>
  </w:num>
  <w:num w:numId="23">
    <w:abstractNumId w:val="17"/>
  </w:num>
  <w:num w:numId="24">
    <w:abstractNumId w:val="28"/>
  </w:num>
  <w:num w:numId="25">
    <w:abstractNumId w:val="23"/>
  </w:num>
  <w:num w:numId="26">
    <w:abstractNumId w:val="11"/>
  </w:num>
  <w:num w:numId="27">
    <w:abstractNumId w:val="6"/>
  </w:num>
  <w:num w:numId="28">
    <w:abstractNumId w:val="9"/>
  </w:num>
  <w:num w:numId="29">
    <w:abstractNumId w:val="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2202A"/>
    <w:rsid w:val="00036111"/>
    <w:rsid w:val="00057A8D"/>
    <w:rsid w:val="0006617C"/>
    <w:rsid w:val="000A6268"/>
    <w:rsid w:val="000C31D0"/>
    <w:rsid w:val="000D6938"/>
    <w:rsid w:val="000E4370"/>
    <w:rsid w:val="000E4929"/>
    <w:rsid w:val="000F2EAB"/>
    <w:rsid w:val="000F67E3"/>
    <w:rsid w:val="00100396"/>
    <w:rsid w:val="00111191"/>
    <w:rsid w:val="001157C8"/>
    <w:rsid w:val="001315FF"/>
    <w:rsid w:val="001326A8"/>
    <w:rsid w:val="001365DA"/>
    <w:rsid w:val="00140C8E"/>
    <w:rsid w:val="00151934"/>
    <w:rsid w:val="0015577C"/>
    <w:rsid w:val="00164010"/>
    <w:rsid w:val="0017012B"/>
    <w:rsid w:val="001703E2"/>
    <w:rsid w:val="001721D1"/>
    <w:rsid w:val="001917D2"/>
    <w:rsid w:val="001A2CD9"/>
    <w:rsid w:val="001A627B"/>
    <w:rsid w:val="001D2B53"/>
    <w:rsid w:val="001E05FE"/>
    <w:rsid w:val="001E7794"/>
    <w:rsid w:val="001F56C8"/>
    <w:rsid w:val="0020670F"/>
    <w:rsid w:val="00206DFD"/>
    <w:rsid w:val="0021471E"/>
    <w:rsid w:val="00235960"/>
    <w:rsid w:val="0024084A"/>
    <w:rsid w:val="002505AA"/>
    <w:rsid w:val="002524DC"/>
    <w:rsid w:val="00270995"/>
    <w:rsid w:val="00274C24"/>
    <w:rsid w:val="002767D3"/>
    <w:rsid w:val="00291882"/>
    <w:rsid w:val="002C7CB5"/>
    <w:rsid w:val="002F25D7"/>
    <w:rsid w:val="003078F7"/>
    <w:rsid w:val="00307A43"/>
    <w:rsid w:val="00316554"/>
    <w:rsid w:val="00320EDA"/>
    <w:rsid w:val="003246EE"/>
    <w:rsid w:val="003308E9"/>
    <w:rsid w:val="00342B15"/>
    <w:rsid w:val="003434B6"/>
    <w:rsid w:val="003443B9"/>
    <w:rsid w:val="00344DD7"/>
    <w:rsid w:val="00344ED2"/>
    <w:rsid w:val="0034520D"/>
    <w:rsid w:val="00350112"/>
    <w:rsid w:val="00354180"/>
    <w:rsid w:val="00355687"/>
    <w:rsid w:val="00356858"/>
    <w:rsid w:val="00370BC0"/>
    <w:rsid w:val="00373E19"/>
    <w:rsid w:val="0038202A"/>
    <w:rsid w:val="003A2CC1"/>
    <w:rsid w:val="003B2D2A"/>
    <w:rsid w:val="003C740B"/>
    <w:rsid w:val="003E3B3B"/>
    <w:rsid w:val="003E66EB"/>
    <w:rsid w:val="003F0946"/>
    <w:rsid w:val="003F3A1F"/>
    <w:rsid w:val="003F632C"/>
    <w:rsid w:val="0041093F"/>
    <w:rsid w:val="00431AC2"/>
    <w:rsid w:val="00453B19"/>
    <w:rsid w:val="00455426"/>
    <w:rsid w:val="00461968"/>
    <w:rsid w:val="00476253"/>
    <w:rsid w:val="00481089"/>
    <w:rsid w:val="004861FE"/>
    <w:rsid w:val="00493504"/>
    <w:rsid w:val="004A354C"/>
    <w:rsid w:val="004B0EB5"/>
    <w:rsid w:val="004B3029"/>
    <w:rsid w:val="004B4C2B"/>
    <w:rsid w:val="004C3E45"/>
    <w:rsid w:val="004C53EE"/>
    <w:rsid w:val="004D0F16"/>
    <w:rsid w:val="004D50C6"/>
    <w:rsid w:val="004D6AA0"/>
    <w:rsid w:val="004E14A4"/>
    <w:rsid w:val="004F0D7D"/>
    <w:rsid w:val="004F2840"/>
    <w:rsid w:val="00512323"/>
    <w:rsid w:val="00522E9A"/>
    <w:rsid w:val="005273E4"/>
    <w:rsid w:val="00531F1A"/>
    <w:rsid w:val="00540F3F"/>
    <w:rsid w:val="00543A8B"/>
    <w:rsid w:val="00546D1F"/>
    <w:rsid w:val="005579FC"/>
    <w:rsid w:val="00565E62"/>
    <w:rsid w:val="00571C56"/>
    <w:rsid w:val="00577C34"/>
    <w:rsid w:val="00587334"/>
    <w:rsid w:val="005876AA"/>
    <w:rsid w:val="00590A22"/>
    <w:rsid w:val="005A3FCF"/>
    <w:rsid w:val="005B7141"/>
    <w:rsid w:val="005D032A"/>
    <w:rsid w:val="005D22EF"/>
    <w:rsid w:val="005D76F7"/>
    <w:rsid w:val="005E5626"/>
    <w:rsid w:val="005F3210"/>
    <w:rsid w:val="00615286"/>
    <w:rsid w:val="00622B18"/>
    <w:rsid w:val="006322B4"/>
    <w:rsid w:val="00634F3A"/>
    <w:rsid w:val="00647C7C"/>
    <w:rsid w:val="0065410D"/>
    <w:rsid w:val="00656344"/>
    <w:rsid w:val="00660AD3"/>
    <w:rsid w:val="00665AA8"/>
    <w:rsid w:val="00667331"/>
    <w:rsid w:val="00672C23"/>
    <w:rsid w:val="006746A6"/>
    <w:rsid w:val="00677099"/>
    <w:rsid w:val="00680592"/>
    <w:rsid w:val="006822E2"/>
    <w:rsid w:val="006832F9"/>
    <w:rsid w:val="006909FA"/>
    <w:rsid w:val="00691B0C"/>
    <w:rsid w:val="006A2D78"/>
    <w:rsid w:val="006C1443"/>
    <w:rsid w:val="006C2562"/>
    <w:rsid w:val="006C308A"/>
    <w:rsid w:val="006C343F"/>
    <w:rsid w:val="006D0DD3"/>
    <w:rsid w:val="006D2694"/>
    <w:rsid w:val="006D794C"/>
    <w:rsid w:val="006E673D"/>
    <w:rsid w:val="006E7CA4"/>
    <w:rsid w:val="00703685"/>
    <w:rsid w:val="0070394D"/>
    <w:rsid w:val="00711350"/>
    <w:rsid w:val="0071164F"/>
    <w:rsid w:val="00721713"/>
    <w:rsid w:val="007379FA"/>
    <w:rsid w:val="00744298"/>
    <w:rsid w:val="00750B15"/>
    <w:rsid w:val="007558B4"/>
    <w:rsid w:val="0075607D"/>
    <w:rsid w:val="00757679"/>
    <w:rsid w:val="00772C2C"/>
    <w:rsid w:val="00776995"/>
    <w:rsid w:val="00780DB1"/>
    <w:rsid w:val="00784BC8"/>
    <w:rsid w:val="00792B73"/>
    <w:rsid w:val="007939FE"/>
    <w:rsid w:val="00793ED8"/>
    <w:rsid w:val="00794056"/>
    <w:rsid w:val="00797252"/>
    <w:rsid w:val="007A101D"/>
    <w:rsid w:val="007A5169"/>
    <w:rsid w:val="007A52AF"/>
    <w:rsid w:val="007A5F93"/>
    <w:rsid w:val="007B325D"/>
    <w:rsid w:val="007B49A1"/>
    <w:rsid w:val="007B651B"/>
    <w:rsid w:val="007D7D24"/>
    <w:rsid w:val="007E1D24"/>
    <w:rsid w:val="007F57EB"/>
    <w:rsid w:val="0080568C"/>
    <w:rsid w:val="00811106"/>
    <w:rsid w:val="00821152"/>
    <w:rsid w:val="00850982"/>
    <w:rsid w:val="00851FA1"/>
    <w:rsid w:val="0086192F"/>
    <w:rsid w:val="0086239E"/>
    <w:rsid w:val="008A1AC3"/>
    <w:rsid w:val="008B3FDD"/>
    <w:rsid w:val="008C0032"/>
    <w:rsid w:val="008D5596"/>
    <w:rsid w:val="008E4828"/>
    <w:rsid w:val="008E7863"/>
    <w:rsid w:val="008F5A8F"/>
    <w:rsid w:val="008F6E9B"/>
    <w:rsid w:val="00901372"/>
    <w:rsid w:val="0090193F"/>
    <w:rsid w:val="00902849"/>
    <w:rsid w:val="0091096F"/>
    <w:rsid w:val="009224B7"/>
    <w:rsid w:val="00930219"/>
    <w:rsid w:val="00945F00"/>
    <w:rsid w:val="0095119C"/>
    <w:rsid w:val="009562FC"/>
    <w:rsid w:val="009719D5"/>
    <w:rsid w:val="0097784D"/>
    <w:rsid w:val="00982540"/>
    <w:rsid w:val="009B0EAD"/>
    <w:rsid w:val="009B349B"/>
    <w:rsid w:val="009B3C4F"/>
    <w:rsid w:val="009D0268"/>
    <w:rsid w:val="009D7CBD"/>
    <w:rsid w:val="009E60D2"/>
    <w:rsid w:val="009F2529"/>
    <w:rsid w:val="00A05339"/>
    <w:rsid w:val="00A05796"/>
    <w:rsid w:val="00A11CD0"/>
    <w:rsid w:val="00A1384C"/>
    <w:rsid w:val="00A163B6"/>
    <w:rsid w:val="00A17106"/>
    <w:rsid w:val="00A30762"/>
    <w:rsid w:val="00A6546F"/>
    <w:rsid w:val="00A674A8"/>
    <w:rsid w:val="00A711D0"/>
    <w:rsid w:val="00A7601C"/>
    <w:rsid w:val="00A76CA7"/>
    <w:rsid w:val="00A80AA9"/>
    <w:rsid w:val="00A838DC"/>
    <w:rsid w:val="00A96E8C"/>
    <w:rsid w:val="00A97743"/>
    <w:rsid w:val="00AA2630"/>
    <w:rsid w:val="00AB2965"/>
    <w:rsid w:val="00AB31D7"/>
    <w:rsid w:val="00AB3CC8"/>
    <w:rsid w:val="00AC133C"/>
    <w:rsid w:val="00AD1F48"/>
    <w:rsid w:val="00AD4F51"/>
    <w:rsid w:val="00AF03FF"/>
    <w:rsid w:val="00B0455F"/>
    <w:rsid w:val="00B0456A"/>
    <w:rsid w:val="00B06F1A"/>
    <w:rsid w:val="00B17934"/>
    <w:rsid w:val="00B21A12"/>
    <w:rsid w:val="00B32CEF"/>
    <w:rsid w:val="00B3572E"/>
    <w:rsid w:val="00B43487"/>
    <w:rsid w:val="00B507B4"/>
    <w:rsid w:val="00B76E2C"/>
    <w:rsid w:val="00B80002"/>
    <w:rsid w:val="00B94534"/>
    <w:rsid w:val="00B957DA"/>
    <w:rsid w:val="00BA429F"/>
    <w:rsid w:val="00BB3A98"/>
    <w:rsid w:val="00BB565C"/>
    <w:rsid w:val="00BC2496"/>
    <w:rsid w:val="00BE6290"/>
    <w:rsid w:val="00BF33A6"/>
    <w:rsid w:val="00C018D2"/>
    <w:rsid w:val="00C06E2E"/>
    <w:rsid w:val="00C20989"/>
    <w:rsid w:val="00C249E9"/>
    <w:rsid w:val="00C25068"/>
    <w:rsid w:val="00C401A9"/>
    <w:rsid w:val="00C46C22"/>
    <w:rsid w:val="00C471FB"/>
    <w:rsid w:val="00C54566"/>
    <w:rsid w:val="00C54C91"/>
    <w:rsid w:val="00C72BF3"/>
    <w:rsid w:val="00C7498A"/>
    <w:rsid w:val="00CC1151"/>
    <w:rsid w:val="00CC4C83"/>
    <w:rsid w:val="00CC57C3"/>
    <w:rsid w:val="00CE1E34"/>
    <w:rsid w:val="00CE2D90"/>
    <w:rsid w:val="00CF4557"/>
    <w:rsid w:val="00CF5F2D"/>
    <w:rsid w:val="00D21264"/>
    <w:rsid w:val="00D259C3"/>
    <w:rsid w:val="00D25A5D"/>
    <w:rsid w:val="00D27BB8"/>
    <w:rsid w:val="00D5421F"/>
    <w:rsid w:val="00D704AF"/>
    <w:rsid w:val="00D70798"/>
    <w:rsid w:val="00D74207"/>
    <w:rsid w:val="00D74C9D"/>
    <w:rsid w:val="00D85BAD"/>
    <w:rsid w:val="00D86193"/>
    <w:rsid w:val="00D9333B"/>
    <w:rsid w:val="00DA21A7"/>
    <w:rsid w:val="00DC355F"/>
    <w:rsid w:val="00DC6291"/>
    <w:rsid w:val="00DD00EE"/>
    <w:rsid w:val="00DD19A0"/>
    <w:rsid w:val="00DE689F"/>
    <w:rsid w:val="00DF0BDE"/>
    <w:rsid w:val="00DF3FD9"/>
    <w:rsid w:val="00E046CB"/>
    <w:rsid w:val="00E07B29"/>
    <w:rsid w:val="00E17A9F"/>
    <w:rsid w:val="00E26705"/>
    <w:rsid w:val="00E35092"/>
    <w:rsid w:val="00E372DE"/>
    <w:rsid w:val="00E46D66"/>
    <w:rsid w:val="00E46F08"/>
    <w:rsid w:val="00E55D93"/>
    <w:rsid w:val="00E56F6D"/>
    <w:rsid w:val="00E672F3"/>
    <w:rsid w:val="00E676AF"/>
    <w:rsid w:val="00E7147B"/>
    <w:rsid w:val="00E748BC"/>
    <w:rsid w:val="00E74E83"/>
    <w:rsid w:val="00E7710A"/>
    <w:rsid w:val="00E8033B"/>
    <w:rsid w:val="00E818FA"/>
    <w:rsid w:val="00E94E7E"/>
    <w:rsid w:val="00EA2466"/>
    <w:rsid w:val="00EA5C49"/>
    <w:rsid w:val="00EB5D20"/>
    <w:rsid w:val="00EB73E7"/>
    <w:rsid w:val="00EC0357"/>
    <w:rsid w:val="00EC12E9"/>
    <w:rsid w:val="00EC584F"/>
    <w:rsid w:val="00ED3A3D"/>
    <w:rsid w:val="00ED3D07"/>
    <w:rsid w:val="00ED560A"/>
    <w:rsid w:val="00EE70C1"/>
    <w:rsid w:val="00EE732B"/>
    <w:rsid w:val="00EF1994"/>
    <w:rsid w:val="00EF6DB5"/>
    <w:rsid w:val="00F06627"/>
    <w:rsid w:val="00F06900"/>
    <w:rsid w:val="00F14230"/>
    <w:rsid w:val="00F43EBF"/>
    <w:rsid w:val="00F55126"/>
    <w:rsid w:val="00F72737"/>
    <w:rsid w:val="00F751DB"/>
    <w:rsid w:val="00F870FD"/>
    <w:rsid w:val="00F9301D"/>
    <w:rsid w:val="00F96F50"/>
    <w:rsid w:val="00FA0F57"/>
    <w:rsid w:val="00FA3806"/>
    <w:rsid w:val="00FA6651"/>
    <w:rsid w:val="00FB50D5"/>
    <w:rsid w:val="00FB51B9"/>
    <w:rsid w:val="00FC3A3C"/>
    <w:rsid w:val="00FC5C8B"/>
    <w:rsid w:val="00FD45F3"/>
    <w:rsid w:val="00FD6DEF"/>
    <w:rsid w:val="00FE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B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customStyle="1" w:styleId="Heading4Char">
    <w:name w:val="Heading 4 Char"/>
    <w:basedOn w:val="DefaultParagraphFont"/>
    <w:link w:val="Heading4"/>
    <w:uiPriority w:val="9"/>
    <w:semiHidden/>
    <w:rsid w:val="00D85BA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27BB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B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customStyle="1" w:styleId="Heading4Char">
    <w:name w:val="Heading 4 Char"/>
    <w:basedOn w:val="DefaultParagraphFont"/>
    <w:link w:val="Heading4"/>
    <w:uiPriority w:val="9"/>
    <w:semiHidden/>
    <w:rsid w:val="00D85BA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27B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043382">
      <w:bodyDiv w:val="1"/>
      <w:marLeft w:val="0"/>
      <w:marRight w:val="0"/>
      <w:marTop w:val="0"/>
      <w:marBottom w:val="0"/>
      <w:divBdr>
        <w:top w:val="none" w:sz="0" w:space="0" w:color="auto"/>
        <w:left w:val="none" w:sz="0" w:space="0" w:color="auto"/>
        <w:bottom w:val="none" w:sz="0" w:space="0" w:color="auto"/>
        <w:right w:val="none" w:sz="0" w:space="0" w:color="auto"/>
      </w:divBdr>
    </w:div>
    <w:div w:id="703407503">
      <w:bodyDiv w:val="1"/>
      <w:marLeft w:val="0"/>
      <w:marRight w:val="0"/>
      <w:marTop w:val="0"/>
      <w:marBottom w:val="0"/>
      <w:divBdr>
        <w:top w:val="none" w:sz="0" w:space="0" w:color="auto"/>
        <w:left w:val="none" w:sz="0" w:space="0" w:color="auto"/>
        <w:bottom w:val="none" w:sz="0" w:space="0" w:color="auto"/>
        <w:right w:val="none" w:sz="0" w:space="0" w:color="auto"/>
      </w:divBdr>
    </w:div>
    <w:div w:id="1310790847">
      <w:bodyDiv w:val="1"/>
      <w:marLeft w:val="0"/>
      <w:marRight w:val="0"/>
      <w:marTop w:val="0"/>
      <w:marBottom w:val="0"/>
      <w:divBdr>
        <w:top w:val="none" w:sz="0" w:space="0" w:color="auto"/>
        <w:left w:val="none" w:sz="0" w:space="0" w:color="auto"/>
        <w:bottom w:val="none" w:sz="0" w:space="0" w:color="auto"/>
        <w:right w:val="none" w:sz="0" w:space="0" w:color="auto"/>
      </w:divBdr>
    </w:div>
    <w:div w:id="2078355755">
      <w:bodyDiv w:val="1"/>
      <w:marLeft w:val="0"/>
      <w:marRight w:val="0"/>
      <w:marTop w:val="0"/>
      <w:marBottom w:val="0"/>
      <w:divBdr>
        <w:top w:val="none" w:sz="0" w:space="0" w:color="auto"/>
        <w:left w:val="none" w:sz="0" w:space="0" w:color="auto"/>
        <w:bottom w:val="none" w:sz="0" w:space="0" w:color="auto"/>
        <w:right w:val="none" w:sz="0" w:space="0" w:color="auto"/>
      </w:divBdr>
    </w:div>
    <w:div w:id="209789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EE964-03A5-47C4-9303-1F98E879F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16</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12025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Desikan Kalidass</cp:lastModifiedBy>
  <cp:revision>171</cp:revision>
  <dcterms:created xsi:type="dcterms:W3CDTF">2017-11-02T20:18:00Z</dcterms:created>
  <dcterms:modified xsi:type="dcterms:W3CDTF">2018-03-13T12:26:00Z</dcterms:modified>
</cp:coreProperties>
</file>